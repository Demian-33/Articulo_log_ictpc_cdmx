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D2C5" w14:textId="5715655D" w:rsidR="00A356C4" w:rsidRPr="00C8295E" w:rsidRDefault="00137CF0" w:rsidP="00F37A0A">
      <w:pPr>
        <w:jc w:val="both"/>
        <w:rPr>
          <w:rFonts w:ascii="Arial" w:hAnsi="Arial" w:cs="Arial"/>
        </w:rPr>
      </w:pPr>
      <w:r w:rsidRPr="00C8295E">
        <w:rPr>
          <w:rFonts w:ascii="Arial" w:hAnsi="Arial" w:cs="Arial"/>
        </w:rPr>
        <w:t>Ingreso corriente total per cápita en la Ciudad de México: un modelo bayesiano en áreas pequeñas</w:t>
      </w:r>
    </w:p>
    <w:p w14:paraId="759A0C35" w14:textId="77777777" w:rsidR="00137CF0" w:rsidRPr="00C8295E" w:rsidRDefault="00137CF0" w:rsidP="00F37A0A">
      <w:pPr>
        <w:jc w:val="both"/>
        <w:rPr>
          <w:rFonts w:ascii="Arial" w:hAnsi="Arial" w:cs="Arial"/>
        </w:rPr>
      </w:pPr>
    </w:p>
    <w:p w14:paraId="46219F35" w14:textId="7C24F834" w:rsidR="00137CF0" w:rsidRPr="00A30EE0" w:rsidRDefault="002C0AE8" w:rsidP="00F37A0A">
      <w:pPr>
        <w:jc w:val="both"/>
        <w:rPr>
          <w:rFonts w:ascii="Arial" w:hAnsi="Arial" w:cs="Arial"/>
          <w:lang w:val="en-US"/>
        </w:rPr>
      </w:pPr>
      <w:r w:rsidRPr="00A30EE0">
        <w:rPr>
          <w:rFonts w:ascii="Arial" w:hAnsi="Arial" w:cs="Arial"/>
          <w:lang w:val="en-US"/>
        </w:rPr>
        <w:t xml:space="preserve">Total current </w:t>
      </w:r>
      <w:r w:rsidR="00FF269C" w:rsidRPr="00A30EE0">
        <w:rPr>
          <w:rFonts w:ascii="Arial" w:hAnsi="Arial" w:cs="Arial"/>
          <w:lang w:val="en-US"/>
        </w:rPr>
        <w:t xml:space="preserve">income </w:t>
      </w:r>
      <w:r w:rsidRPr="00A30EE0">
        <w:rPr>
          <w:rFonts w:ascii="Arial" w:hAnsi="Arial" w:cs="Arial"/>
          <w:lang w:val="en-US"/>
        </w:rPr>
        <w:t xml:space="preserve">per capita </w:t>
      </w:r>
      <w:r w:rsidR="00137CF0" w:rsidRPr="00A30EE0">
        <w:rPr>
          <w:rFonts w:ascii="Arial" w:hAnsi="Arial" w:cs="Arial"/>
          <w:lang w:val="en-US"/>
        </w:rPr>
        <w:t>in</w:t>
      </w:r>
      <w:r w:rsidR="00FF269C" w:rsidRPr="00A30EE0">
        <w:rPr>
          <w:rFonts w:ascii="Arial" w:hAnsi="Arial" w:cs="Arial"/>
          <w:lang w:val="en-US"/>
        </w:rPr>
        <w:t xml:space="preserve"> Mexico City</w:t>
      </w:r>
      <w:r w:rsidR="00137CF0" w:rsidRPr="00A30EE0">
        <w:rPr>
          <w:rFonts w:ascii="Arial" w:hAnsi="Arial" w:cs="Arial"/>
          <w:lang w:val="en-US"/>
        </w:rPr>
        <w:t xml:space="preserve">: a </w:t>
      </w:r>
      <w:proofErr w:type="gramStart"/>
      <w:r w:rsidR="00137CF0" w:rsidRPr="00A30EE0">
        <w:rPr>
          <w:rFonts w:ascii="Arial" w:hAnsi="Arial" w:cs="Arial"/>
          <w:lang w:val="en-US"/>
        </w:rPr>
        <w:t>small-area</w:t>
      </w:r>
      <w:proofErr w:type="gramEnd"/>
      <w:r w:rsidR="00137CF0" w:rsidRPr="00A30EE0">
        <w:rPr>
          <w:rFonts w:ascii="Arial" w:hAnsi="Arial" w:cs="Arial"/>
          <w:lang w:val="en-US"/>
        </w:rPr>
        <w:t xml:space="preserve"> </w:t>
      </w:r>
      <w:proofErr w:type="spellStart"/>
      <w:r w:rsidR="00137CF0" w:rsidRPr="00A30EE0">
        <w:rPr>
          <w:rFonts w:ascii="Arial" w:hAnsi="Arial" w:cs="Arial"/>
          <w:lang w:val="en-US"/>
        </w:rPr>
        <w:t>bayesian</w:t>
      </w:r>
      <w:proofErr w:type="spellEnd"/>
      <w:r w:rsidR="00137CF0" w:rsidRPr="00A30EE0">
        <w:rPr>
          <w:rFonts w:ascii="Arial" w:hAnsi="Arial" w:cs="Arial"/>
          <w:lang w:val="en-US"/>
        </w:rPr>
        <w:t xml:space="preserve"> model</w:t>
      </w:r>
    </w:p>
    <w:p w14:paraId="6A7A98E3" w14:textId="77777777" w:rsidR="00137CF0" w:rsidRPr="00A30EE0" w:rsidRDefault="00137CF0" w:rsidP="00F37A0A">
      <w:pPr>
        <w:jc w:val="both"/>
        <w:rPr>
          <w:rFonts w:ascii="Arial" w:hAnsi="Arial" w:cs="Arial"/>
          <w:lang w:val="en-US"/>
        </w:rPr>
      </w:pPr>
    </w:p>
    <w:p w14:paraId="35367F4C" w14:textId="3C56D6C8" w:rsidR="00A356C4" w:rsidRPr="00C8295E" w:rsidRDefault="00A356C4" w:rsidP="00F37A0A">
      <w:pPr>
        <w:jc w:val="both"/>
        <w:rPr>
          <w:rFonts w:ascii="Arial" w:hAnsi="Arial" w:cs="Arial"/>
        </w:rPr>
      </w:pPr>
      <w:r w:rsidRPr="00C8295E">
        <w:rPr>
          <w:rFonts w:ascii="Arial" w:hAnsi="Arial" w:cs="Arial"/>
        </w:rPr>
        <w:t>Saul Arturo Ortiz Muñoz (</w:t>
      </w:r>
      <w:hyperlink r:id="rId7" w:history="1">
        <w:r w:rsidR="00EB5015" w:rsidRPr="00C8295E">
          <w:rPr>
            <w:rStyle w:val="Hipervnculo"/>
            <w:rFonts w:ascii="Arial" w:hAnsi="Arial" w:cs="Arial"/>
          </w:rPr>
          <w:t>ortiz.saul@colpos.mx</w:t>
        </w:r>
      </w:hyperlink>
      <w:r w:rsidR="00EB5015" w:rsidRPr="00C8295E">
        <w:rPr>
          <w:rFonts w:ascii="Arial" w:hAnsi="Arial" w:cs="Arial"/>
        </w:rPr>
        <w:t>)</w:t>
      </w:r>
    </w:p>
    <w:p w14:paraId="02A3B829" w14:textId="72312A36" w:rsidR="0084578A" w:rsidRPr="00C8295E" w:rsidRDefault="00A356C4" w:rsidP="00F37A0A">
      <w:pPr>
        <w:jc w:val="both"/>
        <w:rPr>
          <w:rFonts w:ascii="Arial" w:hAnsi="Arial" w:cs="Arial"/>
        </w:rPr>
      </w:pPr>
      <w:r w:rsidRPr="00C8295E">
        <w:rPr>
          <w:rFonts w:ascii="Arial" w:hAnsi="Arial" w:cs="Arial"/>
        </w:rPr>
        <w:t>Sergio Pérez Elizalde (</w:t>
      </w:r>
      <w:hyperlink r:id="rId8" w:history="1">
        <w:r w:rsidR="00137CF0" w:rsidRPr="00C8295E">
          <w:rPr>
            <w:rStyle w:val="Hipervnculo"/>
            <w:rFonts w:ascii="Arial" w:hAnsi="Arial" w:cs="Arial"/>
          </w:rPr>
          <w:t>sergiop@colpos.mx</w:t>
        </w:r>
      </w:hyperlink>
      <w:r w:rsidRPr="00C8295E">
        <w:rPr>
          <w:rFonts w:ascii="Arial" w:hAnsi="Arial" w:cs="Arial"/>
        </w:rPr>
        <w:t>)</w:t>
      </w:r>
    </w:p>
    <w:p w14:paraId="5C04343E" w14:textId="1153F433" w:rsidR="0084578A" w:rsidRPr="00C8295E" w:rsidRDefault="0084578A" w:rsidP="00F37A0A">
      <w:pPr>
        <w:jc w:val="both"/>
        <w:rPr>
          <w:rFonts w:ascii="Arial" w:hAnsi="Arial" w:cs="Arial"/>
        </w:rPr>
      </w:pPr>
      <w:r w:rsidRPr="00C8295E">
        <w:rPr>
          <w:rFonts w:ascii="Arial" w:hAnsi="Arial" w:cs="Arial"/>
        </w:rPr>
        <w:t>Paulino Pérez-Rodríguez (</w:t>
      </w:r>
      <w:hyperlink r:id="rId9" w:history="1">
        <w:r w:rsidRPr="00C8295E">
          <w:rPr>
            <w:rStyle w:val="Hipervnculo"/>
            <w:rFonts w:ascii="Arial" w:hAnsi="Arial" w:cs="Arial"/>
          </w:rPr>
          <w:t>perpdgo@colpos.mx</w:t>
        </w:r>
      </w:hyperlink>
      <w:r w:rsidRPr="00C8295E">
        <w:rPr>
          <w:rFonts w:ascii="Arial" w:hAnsi="Arial" w:cs="Arial"/>
        </w:rPr>
        <w:t>)</w:t>
      </w:r>
    </w:p>
    <w:p w14:paraId="4ED4E0FA" w14:textId="3BD75964" w:rsidR="00A356C4" w:rsidRPr="00C8295E" w:rsidRDefault="00A356C4" w:rsidP="00F37A0A">
      <w:pPr>
        <w:jc w:val="both"/>
        <w:rPr>
          <w:rFonts w:ascii="Arial" w:hAnsi="Arial" w:cs="Arial"/>
        </w:rPr>
      </w:pPr>
      <w:r w:rsidRPr="00C8295E">
        <w:rPr>
          <w:rFonts w:ascii="Arial" w:hAnsi="Arial" w:cs="Arial"/>
        </w:rPr>
        <w:t>Beatriz Juárez Piña (</w:t>
      </w:r>
      <w:hyperlink r:id="rId10" w:history="1">
        <w:r w:rsidR="00EB5015" w:rsidRPr="00C8295E">
          <w:rPr>
            <w:rStyle w:val="Hipervnculo"/>
            <w:rFonts w:ascii="Arial" w:hAnsi="Arial" w:cs="Arial"/>
          </w:rPr>
          <w:t>bjuarez@colmex.mx</w:t>
        </w:r>
      </w:hyperlink>
      <w:r w:rsidR="00EB5015" w:rsidRPr="00C8295E">
        <w:rPr>
          <w:rFonts w:ascii="Arial" w:hAnsi="Arial" w:cs="Arial"/>
        </w:rPr>
        <w:t>)</w:t>
      </w:r>
    </w:p>
    <w:p w14:paraId="4D6E41A2" w14:textId="77777777" w:rsidR="00EB5015" w:rsidRPr="00C8295E" w:rsidRDefault="00EB5015" w:rsidP="00F37A0A">
      <w:pPr>
        <w:jc w:val="both"/>
        <w:rPr>
          <w:rFonts w:ascii="Arial" w:hAnsi="Arial" w:cs="Arial"/>
        </w:rPr>
      </w:pPr>
    </w:p>
    <w:p w14:paraId="57C7B8AD" w14:textId="7D726194" w:rsidR="00A356C4" w:rsidRPr="00C8295E" w:rsidRDefault="00A356C4" w:rsidP="00F37A0A">
      <w:pPr>
        <w:jc w:val="both"/>
        <w:rPr>
          <w:rFonts w:ascii="Arial" w:hAnsi="Arial" w:cs="Arial"/>
        </w:rPr>
      </w:pPr>
      <w:r w:rsidRPr="00C8295E">
        <w:rPr>
          <w:rFonts w:ascii="Arial" w:hAnsi="Arial" w:cs="Arial"/>
        </w:rPr>
        <w:t>Resumen</w:t>
      </w:r>
    </w:p>
    <w:p w14:paraId="67F502BB" w14:textId="255016E0" w:rsidR="003E54A8" w:rsidRPr="00C8295E" w:rsidRDefault="003E54A8" w:rsidP="00F37A0A">
      <w:pPr>
        <w:pStyle w:val="FirstParagraph"/>
        <w:jc w:val="both"/>
        <w:rPr>
          <w:rFonts w:ascii="Arial" w:hAnsi="Arial" w:cs="Arial"/>
        </w:rPr>
      </w:pPr>
      <w:r w:rsidRPr="00C8295E">
        <w:rPr>
          <w:rFonts w:ascii="Arial" w:hAnsi="Arial" w:cs="Arial"/>
        </w:rPr>
        <w:t xml:space="preserve">Se propone un modelo de regresión </w:t>
      </w:r>
      <w:r w:rsidR="00845A23" w:rsidRPr="00C8295E">
        <w:rPr>
          <w:rFonts w:ascii="Arial" w:hAnsi="Arial" w:cs="Arial"/>
        </w:rPr>
        <w:t>b</w:t>
      </w:r>
      <w:r w:rsidRPr="00C8295E">
        <w:rPr>
          <w:rFonts w:ascii="Arial" w:hAnsi="Arial" w:cs="Arial"/>
        </w:rPr>
        <w:t xml:space="preserve">ayesiana variacional con errores normales asimétricos en áreas pequeñas para estudiar el logaritmo del ingreso corriente total </w:t>
      </w:r>
      <w:r w:rsidRPr="00C8295E">
        <w:rPr>
          <w:rFonts w:ascii="Arial" w:hAnsi="Arial" w:cs="Arial"/>
          <w:u w:val="single"/>
        </w:rPr>
        <w:t>per cápita</w:t>
      </w:r>
      <w:r w:rsidRPr="00C8295E">
        <w:rPr>
          <w:rFonts w:ascii="Arial" w:hAnsi="Arial" w:cs="Arial"/>
        </w:rPr>
        <w:t xml:space="preserve"> en los hogares de la Ciudad de México, con información proveniente de fuentes oficiales y siguiendo los criterios de procesamiento establecidos por el </w:t>
      </w:r>
      <w:r w:rsidR="00845A23" w:rsidRPr="00C8295E">
        <w:rPr>
          <w:rFonts w:ascii="Arial" w:hAnsi="Arial" w:cs="Arial"/>
        </w:rPr>
        <w:t>CONEVAL</w:t>
      </w:r>
      <w:r w:rsidRPr="00C8295E">
        <w:rPr>
          <w:rFonts w:ascii="Arial" w:hAnsi="Arial" w:cs="Arial"/>
        </w:rPr>
        <w:t xml:space="preserve">. El modelo señala que la variable respuesta presenta distintos grados de sesgo por alcaldía. Se identificaron las covariables más relevantes para los modelos de regresión. Se concluye que el método variacional es una alternativa viable para acelerar la inferencia con respecto a los algoritmos </w:t>
      </w:r>
      <w:r w:rsidR="003D6872" w:rsidRPr="00C8295E">
        <w:rPr>
          <w:rFonts w:ascii="Arial" w:hAnsi="Arial" w:cs="Arial"/>
        </w:rPr>
        <w:t>b</w:t>
      </w:r>
      <w:r w:rsidRPr="00C8295E">
        <w:rPr>
          <w:rFonts w:ascii="Arial" w:hAnsi="Arial" w:cs="Arial"/>
        </w:rPr>
        <w:t xml:space="preserve">ayesianos usuales basados en </w:t>
      </w:r>
      <w:ins w:id="0" w:author="Paulino Perez Rodríguez" w:date="2026-01-30T10:10:00Z" w16du:dateUtc="2026-01-30T16:10:00Z">
        <w:r w:rsidR="00A30EE0">
          <w:rPr>
            <w:rFonts w:ascii="Arial" w:hAnsi="Arial" w:cs="Arial"/>
          </w:rPr>
          <w:t xml:space="preserve">métodos de </w:t>
        </w:r>
      </w:ins>
      <w:r w:rsidRPr="00C8295E">
        <w:rPr>
          <w:rFonts w:ascii="Arial" w:hAnsi="Arial" w:cs="Arial"/>
        </w:rPr>
        <w:t>muestreo</w:t>
      </w:r>
      <w:ins w:id="1" w:author="Paulino Perez Rodríguez" w:date="2026-01-30T10:10:00Z" w16du:dateUtc="2026-01-30T16:10:00Z">
        <w:r w:rsidR="00A30EE0">
          <w:rPr>
            <w:rFonts w:ascii="Arial" w:hAnsi="Arial" w:cs="Arial"/>
          </w:rPr>
          <w:t xml:space="preserve"> con Cadenas de Markov Monte Carlo</w:t>
        </w:r>
      </w:ins>
      <w:r w:rsidRPr="00C8295E">
        <w:rPr>
          <w:rFonts w:ascii="Arial" w:hAnsi="Arial" w:cs="Arial"/>
        </w:rPr>
        <w:t>.</w:t>
      </w:r>
    </w:p>
    <w:p w14:paraId="619048DD" w14:textId="77777777" w:rsidR="00A356C4" w:rsidRPr="00C8295E" w:rsidRDefault="00A356C4" w:rsidP="00F37A0A">
      <w:pPr>
        <w:jc w:val="both"/>
        <w:rPr>
          <w:rFonts w:ascii="Arial" w:hAnsi="Arial" w:cs="Arial"/>
        </w:rPr>
      </w:pPr>
    </w:p>
    <w:p w14:paraId="77483C98" w14:textId="2CC78627" w:rsidR="00A356C4" w:rsidRPr="00234907" w:rsidRDefault="00A356C4" w:rsidP="00F37A0A">
      <w:pPr>
        <w:jc w:val="both"/>
        <w:rPr>
          <w:rFonts w:ascii="Arial" w:hAnsi="Arial" w:cs="Arial"/>
          <w:lang w:val="en-US"/>
          <w:rPrChange w:id="2" w:author="Paulino Perez Rodríguez" w:date="2026-01-30T16:21:00Z" w16du:dateUtc="2026-01-30T22:21:00Z">
            <w:rPr>
              <w:rFonts w:ascii="Arial" w:hAnsi="Arial" w:cs="Arial"/>
            </w:rPr>
          </w:rPrChange>
        </w:rPr>
      </w:pPr>
      <w:r w:rsidRPr="00234907">
        <w:rPr>
          <w:rFonts w:ascii="Arial" w:hAnsi="Arial" w:cs="Arial"/>
          <w:lang w:val="en-US"/>
          <w:rPrChange w:id="3" w:author="Paulino Perez Rodríguez" w:date="2026-01-30T16:21:00Z" w16du:dateUtc="2026-01-30T22:21:00Z">
            <w:rPr>
              <w:rFonts w:ascii="Arial" w:hAnsi="Arial" w:cs="Arial"/>
            </w:rPr>
          </w:rPrChange>
        </w:rPr>
        <w:t>Abstract</w:t>
      </w:r>
    </w:p>
    <w:p w14:paraId="29498C28" w14:textId="4FA49060" w:rsidR="00A356C4" w:rsidRPr="00A30EE0" w:rsidRDefault="00A356C4" w:rsidP="00F37A0A">
      <w:pPr>
        <w:jc w:val="both"/>
        <w:rPr>
          <w:rFonts w:ascii="Arial" w:hAnsi="Arial" w:cs="Arial"/>
          <w:lang w:val="en-US"/>
        </w:rPr>
      </w:pPr>
      <w:r w:rsidRPr="00A30EE0">
        <w:rPr>
          <w:rFonts w:ascii="Arial" w:hAnsi="Arial" w:cs="Arial"/>
          <w:lang w:val="en-US"/>
        </w:rPr>
        <w:t xml:space="preserve">We propose a variational </w:t>
      </w:r>
      <w:proofErr w:type="spellStart"/>
      <w:r w:rsidR="00845A23" w:rsidRPr="00A30EE0">
        <w:rPr>
          <w:rFonts w:ascii="Arial" w:hAnsi="Arial" w:cs="Arial"/>
          <w:lang w:val="en-US"/>
        </w:rPr>
        <w:t>b</w:t>
      </w:r>
      <w:r w:rsidRPr="00A30EE0">
        <w:rPr>
          <w:rFonts w:ascii="Arial" w:hAnsi="Arial" w:cs="Arial"/>
          <w:lang w:val="en-US"/>
        </w:rPr>
        <w:t>ayesian</w:t>
      </w:r>
      <w:proofErr w:type="spellEnd"/>
      <w:r w:rsidRPr="00A30EE0">
        <w:rPr>
          <w:rFonts w:ascii="Arial" w:hAnsi="Arial" w:cs="Arial"/>
          <w:lang w:val="en-US"/>
        </w:rPr>
        <w:t xml:space="preserve"> small-area regression model with skew-normal errors to analyze the logarithm of total current income </w:t>
      </w:r>
      <w:r w:rsidRPr="00A30EE0">
        <w:rPr>
          <w:rFonts w:ascii="Arial" w:hAnsi="Arial" w:cs="Arial"/>
          <w:u w:val="single"/>
          <w:lang w:val="en-US"/>
        </w:rPr>
        <w:t>per capita</w:t>
      </w:r>
      <w:r w:rsidRPr="00A30EE0">
        <w:rPr>
          <w:rFonts w:ascii="Arial" w:hAnsi="Arial" w:cs="Arial"/>
          <w:lang w:val="en-US"/>
        </w:rPr>
        <w:t xml:space="preserve"> in Mexico City households, using official data and processing criteria established by </w:t>
      </w:r>
      <w:r w:rsidR="00845A23" w:rsidRPr="00A30EE0">
        <w:rPr>
          <w:rFonts w:ascii="Arial" w:hAnsi="Arial" w:cs="Arial"/>
          <w:lang w:val="en-US"/>
        </w:rPr>
        <w:t>CONEVAL</w:t>
      </w:r>
      <w:r w:rsidRPr="00A30EE0">
        <w:rPr>
          <w:rFonts w:ascii="Arial" w:hAnsi="Arial" w:cs="Arial"/>
          <w:lang w:val="en-US"/>
        </w:rPr>
        <w:t xml:space="preserve">. The model </w:t>
      </w:r>
      <w:r w:rsidR="00C10CCC" w:rsidRPr="00A30EE0">
        <w:rPr>
          <w:rFonts w:ascii="Arial" w:hAnsi="Arial" w:cs="Arial"/>
          <w:lang w:val="en-US"/>
        </w:rPr>
        <w:t>indicates</w:t>
      </w:r>
      <w:r w:rsidRPr="00A30EE0">
        <w:rPr>
          <w:rFonts w:ascii="Arial" w:hAnsi="Arial" w:cs="Arial"/>
          <w:lang w:val="en-US"/>
        </w:rPr>
        <w:t xml:space="preserve"> that the response variable</w:t>
      </w:r>
      <w:r w:rsidR="00C10CCC" w:rsidRPr="00A30EE0">
        <w:rPr>
          <w:rFonts w:ascii="Arial" w:hAnsi="Arial" w:cs="Arial"/>
          <w:lang w:val="en-US"/>
        </w:rPr>
        <w:t xml:space="preserve"> </w:t>
      </w:r>
      <w:r w:rsidR="004330D0" w:rsidRPr="00A30EE0">
        <w:rPr>
          <w:rFonts w:ascii="Arial" w:hAnsi="Arial" w:cs="Arial"/>
          <w:lang w:val="en-US"/>
        </w:rPr>
        <w:t>shows</w:t>
      </w:r>
      <w:r w:rsidR="00C10CCC" w:rsidRPr="00A30EE0">
        <w:rPr>
          <w:rFonts w:ascii="Arial" w:hAnsi="Arial" w:cs="Arial"/>
          <w:lang w:val="en-US"/>
        </w:rPr>
        <w:t xml:space="preserve"> </w:t>
      </w:r>
      <w:r w:rsidR="004330D0" w:rsidRPr="00A30EE0">
        <w:rPr>
          <w:rFonts w:ascii="Arial" w:hAnsi="Arial" w:cs="Arial"/>
          <w:lang w:val="en-US"/>
        </w:rPr>
        <w:t>different</w:t>
      </w:r>
      <w:r w:rsidR="00C10CCC" w:rsidRPr="00A30EE0">
        <w:rPr>
          <w:rFonts w:ascii="Arial" w:hAnsi="Arial" w:cs="Arial"/>
          <w:lang w:val="en-US"/>
        </w:rPr>
        <w:t xml:space="preserve"> </w:t>
      </w:r>
      <w:r w:rsidR="00231CB8" w:rsidRPr="00A30EE0">
        <w:rPr>
          <w:rFonts w:ascii="Arial" w:hAnsi="Arial" w:cs="Arial"/>
          <w:lang w:val="en-US"/>
        </w:rPr>
        <w:t>degrees</w:t>
      </w:r>
      <w:r w:rsidR="00C10CCC" w:rsidRPr="00A30EE0">
        <w:rPr>
          <w:rFonts w:ascii="Arial" w:hAnsi="Arial" w:cs="Arial"/>
          <w:lang w:val="en-US"/>
        </w:rPr>
        <w:t xml:space="preserve"> of bias by </w:t>
      </w:r>
      <w:r w:rsidR="001B794C" w:rsidRPr="00A30EE0">
        <w:rPr>
          <w:rFonts w:ascii="Arial" w:hAnsi="Arial" w:cs="Arial"/>
          <w:lang w:val="en-US"/>
        </w:rPr>
        <w:t xml:space="preserve">municipality. </w:t>
      </w:r>
      <w:r w:rsidR="008E6EF6" w:rsidRPr="00A30EE0">
        <w:rPr>
          <w:rFonts w:ascii="Arial" w:hAnsi="Arial" w:cs="Arial"/>
          <w:lang w:val="en-US"/>
        </w:rPr>
        <w:t>The most</w:t>
      </w:r>
      <w:r w:rsidR="001B794C" w:rsidRPr="00A30EE0">
        <w:rPr>
          <w:rFonts w:ascii="Arial" w:hAnsi="Arial" w:cs="Arial"/>
          <w:lang w:val="en-US"/>
        </w:rPr>
        <w:t xml:space="preserve"> relevant covariates for regression models</w:t>
      </w:r>
      <w:r w:rsidR="008E6EF6" w:rsidRPr="00A30EE0">
        <w:rPr>
          <w:rFonts w:ascii="Arial" w:hAnsi="Arial" w:cs="Arial"/>
          <w:lang w:val="en-US"/>
        </w:rPr>
        <w:t xml:space="preserve"> were identified</w:t>
      </w:r>
      <w:r w:rsidR="001B794C" w:rsidRPr="00A30EE0">
        <w:rPr>
          <w:rFonts w:ascii="Arial" w:hAnsi="Arial" w:cs="Arial"/>
          <w:lang w:val="en-US"/>
        </w:rPr>
        <w:t xml:space="preserve">. </w:t>
      </w:r>
      <w:r w:rsidR="00A76161" w:rsidRPr="00A30EE0">
        <w:rPr>
          <w:rFonts w:ascii="Arial" w:hAnsi="Arial" w:cs="Arial"/>
          <w:lang w:val="en-US"/>
        </w:rPr>
        <w:t xml:space="preserve">We conclude that the </w:t>
      </w:r>
      <w:r w:rsidRPr="00A30EE0">
        <w:rPr>
          <w:rFonts w:ascii="Arial" w:hAnsi="Arial" w:cs="Arial"/>
          <w:lang w:val="en-US"/>
        </w:rPr>
        <w:t xml:space="preserve">variational approach is a viable alternative to speed up inference compared with conventional </w:t>
      </w:r>
      <w:proofErr w:type="spellStart"/>
      <w:r w:rsidR="003D6872" w:rsidRPr="00A30EE0">
        <w:rPr>
          <w:rFonts w:ascii="Arial" w:hAnsi="Arial" w:cs="Arial"/>
          <w:lang w:val="en-US"/>
        </w:rPr>
        <w:t>b</w:t>
      </w:r>
      <w:r w:rsidRPr="00A30EE0">
        <w:rPr>
          <w:rFonts w:ascii="Arial" w:hAnsi="Arial" w:cs="Arial"/>
          <w:lang w:val="en-US"/>
        </w:rPr>
        <w:t>ayesian</w:t>
      </w:r>
      <w:proofErr w:type="spellEnd"/>
      <w:r w:rsidRPr="00A30EE0">
        <w:rPr>
          <w:rFonts w:ascii="Arial" w:hAnsi="Arial" w:cs="Arial"/>
          <w:lang w:val="en-US"/>
        </w:rPr>
        <w:t xml:space="preserve"> algorithms based on sampling</w:t>
      </w:r>
      <w:r w:rsidR="00A30EE0">
        <w:rPr>
          <w:rFonts w:ascii="Arial" w:hAnsi="Arial" w:cs="Arial"/>
          <w:lang w:val="en-US"/>
        </w:rPr>
        <w:t xml:space="preserve"> with Markov Chain Monte Carlo algorit</w:t>
      </w:r>
      <w:r w:rsidR="0053624E">
        <w:rPr>
          <w:rFonts w:ascii="Arial" w:hAnsi="Arial" w:cs="Arial"/>
          <w:lang w:val="en-US"/>
        </w:rPr>
        <w:t>hms</w:t>
      </w:r>
      <w:r w:rsidRPr="00A30EE0">
        <w:rPr>
          <w:rFonts w:ascii="Arial" w:hAnsi="Arial" w:cs="Arial"/>
          <w:lang w:val="en-US"/>
        </w:rPr>
        <w:t>.</w:t>
      </w:r>
    </w:p>
    <w:p w14:paraId="36DD237C" w14:textId="77777777" w:rsidR="00A356C4" w:rsidRPr="00A30EE0" w:rsidRDefault="00A356C4" w:rsidP="00F37A0A">
      <w:pPr>
        <w:jc w:val="both"/>
        <w:rPr>
          <w:rFonts w:ascii="Arial" w:hAnsi="Arial" w:cs="Arial"/>
          <w:lang w:val="en-US"/>
        </w:rPr>
      </w:pPr>
    </w:p>
    <w:p w14:paraId="24826ABF" w14:textId="2B6C17F0" w:rsidR="00FF269C" w:rsidRPr="00C8295E" w:rsidRDefault="00A356C4" w:rsidP="00F37A0A">
      <w:pPr>
        <w:jc w:val="both"/>
        <w:rPr>
          <w:rFonts w:ascii="Arial" w:hAnsi="Arial" w:cs="Arial"/>
        </w:rPr>
      </w:pPr>
      <w:r w:rsidRPr="00C8295E">
        <w:rPr>
          <w:rFonts w:ascii="Arial" w:hAnsi="Arial" w:cs="Arial"/>
        </w:rPr>
        <w:t>JEL</w:t>
      </w:r>
      <w:r w:rsidR="00FF269C" w:rsidRPr="00C8295E">
        <w:rPr>
          <w:rFonts w:ascii="Arial" w:hAnsi="Arial" w:cs="Arial"/>
        </w:rPr>
        <w:t xml:space="preserve">: </w:t>
      </w:r>
      <w:r w:rsidR="00F62AC9" w:rsidRPr="00C8295E">
        <w:rPr>
          <w:rFonts w:ascii="Arial" w:hAnsi="Arial" w:cs="Arial"/>
        </w:rPr>
        <w:t>I14, D31, C11</w:t>
      </w:r>
    </w:p>
    <w:p w14:paraId="00166CD3" w14:textId="2C7CE417" w:rsidR="00520BC5" w:rsidRPr="00C8295E" w:rsidRDefault="00520BC5" w:rsidP="00F37A0A">
      <w:pPr>
        <w:jc w:val="both"/>
        <w:rPr>
          <w:rFonts w:ascii="Arial" w:hAnsi="Arial" w:cs="Arial"/>
        </w:rPr>
      </w:pPr>
      <w:r w:rsidRPr="00C8295E">
        <w:rPr>
          <w:rFonts w:ascii="Arial" w:hAnsi="Arial" w:cs="Arial"/>
        </w:rPr>
        <w:t xml:space="preserve">Palabras clave: </w:t>
      </w:r>
      <w:r w:rsidR="00F62AC9" w:rsidRPr="00C8295E">
        <w:rPr>
          <w:rFonts w:ascii="Arial" w:hAnsi="Arial" w:cs="Arial"/>
        </w:rPr>
        <w:t>ingreso, pobreza, áreas pequeñas, inferencia bayesiana.</w:t>
      </w:r>
    </w:p>
    <w:p w14:paraId="5246BC38" w14:textId="3292D563" w:rsidR="00977945" w:rsidRPr="00C8295E" w:rsidRDefault="00977945">
      <w:pPr>
        <w:rPr>
          <w:rFonts w:ascii="Arial" w:hAnsi="Arial" w:cs="Arial"/>
        </w:rPr>
      </w:pPr>
      <w:r w:rsidRPr="00C8295E">
        <w:rPr>
          <w:rFonts w:ascii="Arial" w:hAnsi="Arial" w:cs="Arial"/>
        </w:rPr>
        <w:br w:type="page"/>
      </w:r>
    </w:p>
    <w:p w14:paraId="4E8BC652" w14:textId="77777777" w:rsidR="0060608D" w:rsidRPr="00C8295E" w:rsidRDefault="00000000" w:rsidP="00F37A0A">
      <w:pPr>
        <w:pStyle w:val="Ttulo1"/>
        <w:jc w:val="both"/>
        <w:rPr>
          <w:rFonts w:ascii="Arial" w:hAnsi="Arial" w:cs="Arial"/>
          <w:sz w:val="24"/>
          <w:szCs w:val="24"/>
        </w:rPr>
      </w:pPr>
      <w:bookmarkStart w:id="4" w:name="sec:introduccion"/>
      <w:r w:rsidRPr="00C8295E">
        <w:rPr>
          <w:rFonts w:ascii="Arial" w:hAnsi="Arial" w:cs="Arial"/>
          <w:sz w:val="24"/>
          <w:szCs w:val="24"/>
        </w:rPr>
        <w:lastRenderedPageBreak/>
        <w:t>Introducción</w:t>
      </w:r>
    </w:p>
    <w:p w14:paraId="63440AF5" w14:textId="752AF438" w:rsidR="0060608D" w:rsidRPr="00C8295E" w:rsidRDefault="00000000" w:rsidP="00F37A0A">
      <w:pPr>
        <w:pStyle w:val="FirstParagraph"/>
        <w:jc w:val="both"/>
        <w:rPr>
          <w:rFonts w:ascii="Arial" w:hAnsi="Arial" w:cs="Arial"/>
        </w:rPr>
      </w:pPr>
      <w:r w:rsidRPr="00C8295E">
        <w:rPr>
          <w:rFonts w:ascii="Arial" w:hAnsi="Arial" w:cs="Arial"/>
        </w:rPr>
        <w:t xml:space="preserve">La medición de la pobreza adquiere relevancia </w:t>
      </w:r>
      <w:r w:rsidR="0053624E">
        <w:rPr>
          <w:rFonts w:ascii="Arial" w:hAnsi="Arial" w:cs="Arial"/>
        </w:rPr>
        <w:t>ya que</w:t>
      </w:r>
      <w:r w:rsidR="0053624E" w:rsidRPr="00C8295E">
        <w:rPr>
          <w:rFonts w:ascii="Arial" w:hAnsi="Arial" w:cs="Arial"/>
        </w:rPr>
        <w:t xml:space="preserve"> </w:t>
      </w:r>
      <w:r w:rsidRPr="00C8295E">
        <w:rPr>
          <w:rFonts w:ascii="Arial" w:hAnsi="Arial" w:cs="Arial"/>
        </w:rPr>
        <w:t>permite identificar con mayor precisión las carencias que enfrentan los grupos afectados y orientar intervenciones públicas más efectivas. En México, esta medición estuvo durante años a cargo del Consejo Nacional de Evaluación de la Política de Desarrollo Social (</w:t>
      </w:r>
      <w:r w:rsidR="00F21D28" w:rsidRPr="00C8295E">
        <w:rPr>
          <w:rFonts w:ascii="Arial" w:hAnsi="Arial" w:cs="Arial"/>
        </w:rPr>
        <w:t>CONEVAL</w:t>
      </w:r>
      <w:r w:rsidRPr="00C8295E">
        <w:rPr>
          <w:rFonts w:ascii="Arial" w:hAnsi="Arial" w:cs="Arial"/>
        </w:rPr>
        <w:t xml:space="preserve">), cuya metodología retomaba elementos del enfoque propuesto por </w:t>
      </w:r>
      <w:commentRangeStart w:id="5"/>
      <w:r w:rsidRPr="00C8295E">
        <w:rPr>
          <w:rFonts w:ascii="Arial" w:hAnsi="Arial" w:cs="Arial"/>
        </w:rPr>
        <w:t>Alkire y Foster</w:t>
      </w:r>
      <w:commentRangeEnd w:id="5"/>
      <w:r w:rsidR="0053624E">
        <w:rPr>
          <w:rStyle w:val="Refdecomentario"/>
        </w:rPr>
        <w:commentReference w:id="5"/>
      </w:r>
      <w:r w:rsidRPr="00C8295E">
        <w:rPr>
          <w:rFonts w:ascii="Arial" w:hAnsi="Arial" w:cs="Arial"/>
        </w:rPr>
        <w:t xml:space="preserve">; actualmente, la responsabilidad recae en el Instituto Nacional de Estadística y Geografía (INEGI). Desde una perspectiva integral, la pobreza se relaciona con condiciones de vida que vulneran la dignidad humana, restringen el ejercicio de derechos y obstaculizan la satisfacción de necesidades básicas, dificultando así la plena participación social de las personas </w:t>
      </w:r>
      <w:r w:rsidR="00096016" w:rsidRPr="00C8295E">
        <w:rPr>
          <w:rFonts w:ascii="Arial" w:hAnsi="Arial" w:cs="Arial"/>
        </w:rPr>
        <w:t>CONEVAL</w:t>
      </w:r>
      <w:r w:rsidRPr="00C8295E">
        <w:rPr>
          <w:rFonts w:ascii="Arial" w:hAnsi="Arial" w:cs="Arial"/>
        </w:rPr>
        <w:t xml:space="preserve"> (2023).</w:t>
      </w:r>
    </w:p>
    <w:p w14:paraId="44654AAC" w14:textId="5C49DB31" w:rsidR="0060608D" w:rsidRPr="00C8295E" w:rsidRDefault="00000000" w:rsidP="00F37A0A">
      <w:pPr>
        <w:pStyle w:val="Textoindependiente"/>
        <w:jc w:val="both"/>
        <w:rPr>
          <w:rFonts w:ascii="Arial" w:hAnsi="Arial" w:cs="Arial"/>
        </w:rPr>
      </w:pPr>
      <w:r w:rsidRPr="00C8295E">
        <w:rPr>
          <w:rFonts w:ascii="Arial" w:hAnsi="Arial" w:cs="Arial"/>
        </w:rPr>
        <w:t xml:space="preserve">Durante décadas, el producto interno bruto per cápita fue utilizado como indicador principal del bienestar económico de la población; sin embargo, su capacidad explicativa resulta limitada para capturar la complejidad de las condiciones de vida contemporáneas. La evaluación del bienestar requiere enfoques más amplios que reconozcan que la pobreza no puede reducirse únicamente al nivel de ingresos, pues intervienen dimensiones que no se reflejan de manera directa en la capacidad monetaria de los hogares. Desde esta perspectiva multidimensional, surge la necesidad de integrar indicadores que permitan comprender de manera más completa las privaciones que experimentan los individuos. Contar con mediciones adecuadas no solo mejora el diagnóstico social, sino que constituye un elemento clave para diseñar políticas públicas que respondan de manera efectiva a las distintas manifestaciones de la pobreza </w:t>
      </w:r>
      <w:r w:rsidR="00CF1772">
        <w:rPr>
          <w:rFonts w:ascii="Arial" w:hAnsi="Arial" w:cs="Arial"/>
        </w:rPr>
        <w:t>(</w:t>
      </w:r>
      <w:r w:rsidRPr="00C8295E">
        <w:rPr>
          <w:rFonts w:ascii="Arial" w:hAnsi="Arial" w:cs="Arial"/>
        </w:rPr>
        <w:t>Sáenz Vela</w:t>
      </w:r>
      <w:r w:rsidR="00CF1772">
        <w:rPr>
          <w:rFonts w:ascii="Arial" w:hAnsi="Arial" w:cs="Arial"/>
        </w:rPr>
        <w:t xml:space="preserve">, </w:t>
      </w:r>
      <w:r w:rsidRPr="00C8295E">
        <w:rPr>
          <w:rFonts w:ascii="Arial" w:hAnsi="Arial" w:cs="Arial"/>
        </w:rPr>
        <w:t>2020</w:t>
      </w:r>
      <w:r w:rsidR="00CF1772">
        <w:rPr>
          <w:rFonts w:ascii="Arial" w:hAnsi="Arial" w:cs="Arial"/>
        </w:rPr>
        <w:t>)</w:t>
      </w:r>
      <w:r w:rsidRPr="00C8295E">
        <w:rPr>
          <w:rFonts w:ascii="Arial" w:hAnsi="Arial" w:cs="Arial"/>
        </w:rPr>
        <w:t>.</w:t>
      </w:r>
    </w:p>
    <w:p w14:paraId="7CEE7103" w14:textId="1FCFB9D0" w:rsidR="0060608D" w:rsidRPr="00C8295E" w:rsidRDefault="00000000" w:rsidP="00F37A0A">
      <w:pPr>
        <w:pStyle w:val="Textoindependiente"/>
        <w:jc w:val="both"/>
        <w:rPr>
          <w:rFonts w:ascii="Arial" w:hAnsi="Arial" w:cs="Arial"/>
        </w:rPr>
      </w:pPr>
      <w:r w:rsidRPr="00C8295E">
        <w:rPr>
          <w:rFonts w:ascii="Arial" w:hAnsi="Arial" w:cs="Arial"/>
        </w:rPr>
        <w:t>Con el propósito de explorar la relación entre el ingreso corriente total per cápita (ICTPC) de los hogares con las características de la población y de las viviendas que habitan, se propone un modelo de regresión que estudie y cuantifique la asociación con respecto a estas covariables</w:t>
      </w:r>
      <w:r w:rsidR="00145B40" w:rsidRPr="00C8295E">
        <w:rPr>
          <w:rFonts w:ascii="Arial" w:hAnsi="Arial" w:cs="Arial"/>
        </w:rPr>
        <w:t>. A</w:t>
      </w:r>
      <w:r w:rsidRPr="00C8295E">
        <w:rPr>
          <w:rFonts w:ascii="Arial" w:hAnsi="Arial" w:cs="Arial"/>
        </w:rPr>
        <w:t>sí mismo, se desea modelar también la naturaleza de este conjunto de datos: en términos generales, la distribución empírica del ingreso se caracteriza por estar sesgada a la derecha, es decir, es común observar valores grandes. Así pues, se plantea construir un modelo de regresión que sea capaz de no solo capturar este sesgo, si no también cuantificarlo y aprovecharlo para enriquecer y hacer más robusta la inferencia estadística ante la incertidumbre.</w:t>
      </w:r>
    </w:p>
    <w:p w14:paraId="627279B2" w14:textId="7DB3B19D" w:rsidR="0060608D" w:rsidRPr="00C8295E" w:rsidRDefault="00145B40" w:rsidP="00F37A0A">
      <w:pPr>
        <w:pStyle w:val="Textoindependiente"/>
        <w:jc w:val="both"/>
        <w:rPr>
          <w:rFonts w:ascii="Arial" w:hAnsi="Arial" w:cs="Arial"/>
        </w:rPr>
      </w:pPr>
      <w:r w:rsidRPr="00C8295E">
        <w:rPr>
          <w:rFonts w:ascii="Arial" w:hAnsi="Arial" w:cs="Arial"/>
        </w:rPr>
        <w:t xml:space="preserve">La principal contribución metodológica de este trabajo es </w:t>
      </w:r>
      <w:r w:rsidR="00CF1772">
        <w:rPr>
          <w:rFonts w:ascii="Arial" w:hAnsi="Arial" w:cs="Arial"/>
        </w:rPr>
        <w:t>el desarrollo</w:t>
      </w:r>
      <w:r w:rsidRPr="00C8295E">
        <w:rPr>
          <w:rFonts w:ascii="Arial" w:hAnsi="Arial" w:cs="Arial"/>
        </w:rPr>
        <w:t xml:space="preserve"> de un modelo bayesiano en áreas pequeñas con errores asimétricos, estimado mediante inferencia variacional, aplicado a la medición del ingreso per cápita a nivel alcaldía en la Ciudad de México. El objetivo de este trabajo es explorar una alternativa para medir el bienestar económico, el cu</w:t>
      </w:r>
      <w:r w:rsidR="006D4047" w:rsidRPr="00C8295E">
        <w:rPr>
          <w:rFonts w:ascii="Arial" w:hAnsi="Arial" w:cs="Arial"/>
        </w:rPr>
        <w:t>a</w:t>
      </w:r>
      <w:r w:rsidRPr="00C8295E">
        <w:rPr>
          <w:rFonts w:ascii="Arial" w:hAnsi="Arial" w:cs="Arial"/>
        </w:rPr>
        <w:t xml:space="preserve">l es parte de la medición multidimensional de la pobreza (MMP) municipal para el año 2025, el siguiente periodo quinquenal con respecto a la medición previa. Para ello, se realizan predicciones del ICTPC para todos los hogares no muestreados de los cuáles se tiene información auxiliar proveniente del Censo 2020, empleando y procesando los datos </w:t>
      </w:r>
      <w:r w:rsidR="00FF2AB7" w:rsidRPr="00C8295E">
        <w:rPr>
          <w:rFonts w:ascii="Arial" w:hAnsi="Arial" w:cs="Arial"/>
        </w:rPr>
        <w:t>de acuerdo con</w:t>
      </w:r>
      <w:r w:rsidRPr="00C8295E">
        <w:rPr>
          <w:rFonts w:ascii="Arial" w:hAnsi="Arial" w:cs="Arial"/>
        </w:rPr>
        <w:t xml:space="preserve"> los criterios establecidos por el </w:t>
      </w:r>
      <w:r w:rsidR="00FF2AB7" w:rsidRPr="00C8295E">
        <w:rPr>
          <w:rFonts w:ascii="Arial" w:hAnsi="Arial" w:cs="Arial"/>
        </w:rPr>
        <w:t>CONEVAL</w:t>
      </w:r>
      <w:r w:rsidRPr="00C8295E">
        <w:rPr>
          <w:rFonts w:ascii="Arial" w:hAnsi="Arial" w:cs="Arial"/>
        </w:rPr>
        <w:t xml:space="preserve">. La aportación principal </w:t>
      </w:r>
      <w:r w:rsidR="00CF1772">
        <w:rPr>
          <w:rFonts w:ascii="Arial" w:hAnsi="Arial" w:cs="Arial"/>
        </w:rPr>
        <w:t xml:space="preserve">en la parte metodológica es la inclusión </w:t>
      </w:r>
      <w:r w:rsidRPr="00C8295E">
        <w:rPr>
          <w:rFonts w:ascii="Arial" w:hAnsi="Arial" w:cs="Arial"/>
        </w:rPr>
        <w:t xml:space="preserve">de errores normales </w:t>
      </w:r>
      <w:r w:rsidR="00CF1772">
        <w:rPr>
          <w:rFonts w:ascii="Arial" w:hAnsi="Arial" w:cs="Arial"/>
        </w:rPr>
        <w:t>asimétricos</w:t>
      </w:r>
      <w:r w:rsidR="00CF1772" w:rsidRPr="00C8295E">
        <w:rPr>
          <w:rFonts w:ascii="Arial" w:hAnsi="Arial" w:cs="Arial"/>
        </w:rPr>
        <w:t xml:space="preserve"> </w:t>
      </w:r>
      <w:r w:rsidRPr="00C8295E">
        <w:rPr>
          <w:rFonts w:ascii="Arial" w:hAnsi="Arial" w:cs="Arial"/>
        </w:rPr>
        <w:t xml:space="preserve">que aportan flexibilidad y un método variacional para acelerar la inferencia </w:t>
      </w:r>
      <w:r w:rsidR="00A656A8" w:rsidRPr="00C8295E">
        <w:rPr>
          <w:rFonts w:ascii="Arial" w:hAnsi="Arial" w:cs="Arial"/>
        </w:rPr>
        <w:t>b</w:t>
      </w:r>
      <w:r w:rsidRPr="00C8295E">
        <w:rPr>
          <w:rFonts w:ascii="Arial" w:hAnsi="Arial" w:cs="Arial"/>
        </w:rPr>
        <w:t>ayesiana.</w:t>
      </w:r>
    </w:p>
    <w:p w14:paraId="5CB39A5F" w14:textId="281B2BA8" w:rsidR="0060608D" w:rsidRPr="00C8295E" w:rsidRDefault="00000000" w:rsidP="00F37A0A">
      <w:pPr>
        <w:pStyle w:val="Textoindependiente"/>
        <w:jc w:val="both"/>
        <w:rPr>
          <w:rFonts w:ascii="Arial" w:hAnsi="Arial" w:cs="Arial"/>
        </w:rPr>
      </w:pPr>
      <w:r w:rsidRPr="00C8295E">
        <w:rPr>
          <w:rFonts w:ascii="Arial" w:hAnsi="Arial" w:cs="Arial"/>
        </w:rPr>
        <w:t xml:space="preserve">El resto del documento está estructurado de la siguiente forma: en la Sección </w:t>
      </w:r>
      <w:hyperlink w:anchor="sec:literatura">
        <w:r w:rsidR="0060608D" w:rsidRPr="00C8295E">
          <w:rPr>
            <w:rStyle w:val="Hipervnculo"/>
            <w:rFonts w:ascii="Arial" w:hAnsi="Arial" w:cs="Arial"/>
          </w:rPr>
          <w:t>2</w:t>
        </w:r>
      </w:hyperlink>
      <w:r w:rsidRPr="00C8295E">
        <w:rPr>
          <w:rFonts w:ascii="Arial" w:hAnsi="Arial" w:cs="Arial"/>
        </w:rPr>
        <w:t xml:space="preserve"> se revisa la distribución normal</w:t>
      </w:r>
      <w:r w:rsidR="00CF1772">
        <w:rPr>
          <w:rFonts w:ascii="Arial" w:hAnsi="Arial" w:cs="Arial"/>
        </w:rPr>
        <w:t xml:space="preserve"> asimétrica</w:t>
      </w:r>
      <w:r w:rsidRPr="00C8295E">
        <w:rPr>
          <w:rFonts w:ascii="Arial" w:hAnsi="Arial" w:cs="Arial"/>
        </w:rPr>
        <w:t xml:space="preserve">, los modelos en áreas pequeñas y la MMP a nivel municipal </w:t>
      </w:r>
      <w:r w:rsidRPr="00C8295E">
        <w:rPr>
          <w:rFonts w:ascii="Arial" w:hAnsi="Arial" w:cs="Arial"/>
        </w:rPr>
        <w:lastRenderedPageBreak/>
        <w:t xml:space="preserve">desarrollada por el </w:t>
      </w:r>
      <w:r w:rsidR="00EB52AC" w:rsidRPr="00C8295E">
        <w:rPr>
          <w:rFonts w:ascii="Arial" w:hAnsi="Arial" w:cs="Arial"/>
        </w:rPr>
        <w:t>CONEVAL</w:t>
      </w:r>
      <w:r w:rsidRPr="00C8295E">
        <w:rPr>
          <w:rFonts w:ascii="Arial" w:hAnsi="Arial" w:cs="Arial"/>
        </w:rPr>
        <w:t xml:space="preserve">. La Sección </w:t>
      </w:r>
      <w:hyperlink w:anchor="sec:metodologia">
        <w:r w:rsidR="0060608D" w:rsidRPr="00C8295E">
          <w:rPr>
            <w:rStyle w:val="Hipervnculo"/>
            <w:rFonts w:ascii="Arial" w:hAnsi="Arial" w:cs="Arial"/>
          </w:rPr>
          <w:t>3</w:t>
        </w:r>
      </w:hyperlink>
      <w:r w:rsidRPr="00C8295E">
        <w:rPr>
          <w:rFonts w:ascii="Arial" w:hAnsi="Arial" w:cs="Arial"/>
        </w:rPr>
        <w:t xml:space="preserve"> se centra en los detalles del modelo propuesto y la obtención del conjunto de datos </w:t>
      </w:r>
      <w:r w:rsidR="00221B5E" w:rsidRPr="00C8295E">
        <w:rPr>
          <w:rFonts w:ascii="Arial" w:hAnsi="Arial" w:cs="Arial"/>
        </w:rPr>
        <w:t>de acuerdo con</w:t>
      </w:r>
      <w:r w:rsidRPr="00C8295E">
        <w:rPr>
          <w:rFonts w:ascii="Arial" w:hAnsi="Arial" w:cs="Arial"/>
        </w:rPr>
        <w:t xml:space="preserve"> los criterios oficiales </w:t>
      </w:r>
      <w:r w:rsidR="00CF1772">
        <w:rPr>
          <w:rFonts w:ascii="Arial" w:hAnsi="Arial" w:cs="Arial"/>
        </w:rPr>
        <w:t>establec</w:t>
      </w:r>
      <w:r w:rsidR="00CF7957">
        <w:rPr>
          <w:rFonts w:ascii="Arial" w:hAnsi="Arial" w:cs="Arial"/>
        </w:rPr>
        <w:t>idos previamente por el CONEVAL</w:t>
      </w:r>
      <w:r w:rsidRPr="00C8295E">
        <w:rPr>
          <w:rFonts w:ascii="Arial" w:hAnsi="Arial" w:cs="Arial"/>
        </w:rPr>
        <w:t xml:space="preserve">. Posteriormente, en la Sección </w:t>
      </w:r>
      <w:hyperlink w:anchor="sec:resultados">
        <w:r w:rsidR="0060608D" w:rsidRPr="00C8295E">
          <w:rPr>
            <w:rStyle w:val="Hipervnculo"/>
            <w:rFonts w:ascii="Arial" w:hAnsi="Arial" w:cs="Arial"/>
          </w:rPr>
          <w:t>4</w:t>
        </w:r>
      </w:hyperlink>
      <w:r w:rsidRPr="00C8295E">
        <w:rPr>
          <w:rFonts w:ascii="Arial" w:hAnsi="Arial" w:cs="Arial"/>
        </w:rPr>
        <w:t xml:space="preserve"> se presentan algunos estadísticos descriptivos del ICTPC y los principales resultados obtenidos con la muestra </w:t>
      </w:r>
      <w:r w:rsidRPr="00C8295E">
        <w:rPr>
          <w:rFonts w:ascii="Arial" w:hAnsi="Arial" w:cs="Arial"/>
          <w:u w:val="single"/>
        </w:rPr>
        <w:t>a posteriori</w:t>
      </w:r>
      <w:r w:rsidRPr="00C8295E">
        <w:rPr>
          <w:rFonts w:ascii="Arial" w:hAnsi="Arial" w:cs="Arial"/>
        </w:rPr>
        <w:t xml:space="preserve"> aproximada. Finalmente, en la Sección </w:t>
      </w:r>
      <w:hyperlink w:anchor="sec:conclusiones">
        <w:r w:rsidR="0060608D" w:rsidRPr="00C8295E">
          <w:rPr>
            <w:rStyle w:val="Hipervnculo"/>
            <w:rFonts w:ascii="Arial" w:hAnsi="Arial" w:cs="Arial"/>
          </w:rPr>
          <w:t>5</w:t>
        </w:r>
      </w:hyperlink>
      <w:r w:rsidRPr="00C8295E">
        <w:rPr>
          <w:rFonts w:ascii="Arial" w:hAnsi="Arial" w:cs="Arial"/>
        </w:rPr>
        <w:t xml:space="preserve"> se discuten brevemente los resultados y se presentan las conclusiones.</w:t>
      </w:r>
    </w:p>
    <w:p w14:paraId="71362040" w14:textId="77777777" w:rsidR="0060608D" w:rsidRPr="00C8295E" w:rsidRDefault="00000000" w:rsidP="00F37A0A">
      <w:pPr>
        <w:pStyle w:val="Ttulo1"/>
        <w:jc w:val="both"/>
        <w:rPr>
          <w:rFonts w:ascii="Arial" w:hAnsi="Arial" w:cs="Arial"/>
          <w:sz w:val="24"/>
          <w:szCs w:val="24"/>
        </w:rPr>
      </w:pPr>
      <w:bookmarkStart w:id="6" w:name="sec:literatura"/>
      <w:bookmarkEnd w:id="4"/>
      <w:commentRangeStart w:id="7"/>
      <w:r w:rsidRPr="00C8295E">
        <w:rPr>
          <w:rFonts w:ascii="Arial" w:hAnsi="Arial" w:cs="Arial"/>
          <w:sz w:val="24"/>
          <w:szCs w:val="24"/>
        </w:rPr>
        <w:t>Revisión de literatura</w:t>
      </w:r>
      <w:commentRangeEnd w:id="7"/>
      <w:r w:rsidR="00CF7957">
        <w:rPr>
          <w:rStyle w:val="Refdecomentario"/>
          <w:rFonts w:asciiTheme="minorHAnsi" w:eastAsiaTheme="minorEastAsia" w:hAnsiTheme="minorHAnsi" w:cstheme="minorBidi"/>
          <w:color w:val="auto"/>
        </w:rPr>
        <w:commentReference w:id="7"/>
      </w:r>
    </w:p>
    <w:p w14:paraId="44802D1D" w14:textId="2D110138" w:rsidR="0060608D" w:rsidRPr="00C8295E" w:rsidRDefault="00000000" w:rsidP="00F37A0A">
      <w:pPr>
        <w:pStyle w:val="Ttulo2"/>
        <w:jc w:val="both"/>
        <w:rPr>
          <w:rFonts w:ascii="Arial" w:hAnsi="Arial" w:cs="Arial"/>
          <w:sz w:val="24"/>
          <w:szCs w:val="24"/>
        </w:rPr>
      </w:pPr>
      <w:bookmarkStart w:id="8" w:name="subsec:normal-sesgada"/>
      <w:r w:rsidRPr="00C8295E">
        <w:rPr>
          <w:rFonts w:ascii="Arial" w:hAnsi="Arial" w:cs="Arial"/>
          <w:sz w:val="24"/>
          <w:szCs w:val="24"/>
        </w:rPr>
        <w:t xml:space="preserve">Distribución normal </w:t>
      </w:r>
      <w:ins w:id="9" w:author="Paulino Perez Rodríguez" w:date="2026-01-30T11:51:00Z" w16du:dateUtc="2026-01-30T17:51:00Z">
        <w:r w:rsidR="00CF7957">
          <w:rPr>
            <w:rFonts w:ascii="Arial" w:hAnsi="Arial" w:cs="Arial"/>
            <w:sz w:val="24"/>
            <w:szCs w:val="24"/>
          </w:rPr>
          <w:t>asimétrica</w:t>
        </w:r>
      </w:ins>
      <w:del w:id="10" w:author="Paulino Perez Rodríguez" w:date="2026-01-30T11:51:00Z" w16du:dateUtc="2026-01-30T17:51:00Z">
        <w:r w:rsidRPr="00C8295E" w:rsidDel="00CF7957">
          <w:rPr>
            <w:rFonts w:ascii="Arial" w:hAnsi="Arial" w:cs="Arial"/>
            <w:sz w:val="24"/>
            <w:szCs w:val="24"/>
          </w:rPr>
          <w:delText>asi</w:delText>
        </w:r>
      </w:del>
      <w:del w:id="11" w:author="Paulino Perez Rodríguez" w:date="2026-01-30T11:50:00Z" w16du:dateUtc="2026-01-30T17:50:00Z">
        <w:r w:rsidRPr="00C8295E" w:rsidDel="00CF7957">
          <w:rPr>
            <w:rFonts w:ascii="Arial" w:hAnsi="Arial" w:cs="Arial"/>
            <w:sz w:val="24"/>
            <w:szCs w:val="24"/>
          </w:rPr>
          <w:delText>métrica</w:delText>
        </w:r>
      </w:del>
    </w:p>
    <w:p w14:paraId="34754FE7" w14:textId="32BBED69" w:rsidR="002F4CE8" w:rsidRPr="00C8295E" w:rsidRDefault="00000000" w:rsidP="002F4CE8">
      <w:pPr>
        <w:pStyle w:val="FirstParagraph"/>
        <w:jc w:val="both"/>
        <w:rPr>
          <w:rFonts w:ascii="Arial" w:hAnsi="Arial" w:cs="Arial"/>
        </w:rPr>
      </w:pPr>
      <w:r w:rsidRPr="00C8295E">
        <w:rPr>
          <w:rFonts w:ascii="Arial" w:hAnsi="Arial" w:cs="Arial"/>
        </w:rPr>
        <w:t xml:space="preserve">La distribución normal asimétrica es una densidad continua de tres parámetros con soporte en </w:t>
      </w:r>
      <m:oMath>
        <m:r>
          <m:rPr>
            <m:scr m:val="double-struck"/>
            <m:sty m:val="p"/>
          </m:rPr>
          <w:rPr>
            <w:rFonts w:ascii="Cambria Math" w:hAnsi="Cambria Math" w:cs="Arial"/>
          </w:rPr>
          <m:t>R</m:t>
        </m:r>
      </m:oMath>
      <w:r w:rsidRPr="00C8295E">
        <w:rPr>
          <w:rFonts w:ascii="Arial" w:hAnsi="Arial" w:cs="Arial"/>
        </w:rPr>
        <w:t xml:space="preserve">, generaliza a la distribución normal a través de un parámetro de forma que controla el </w:t>
      </w:r>
      <w:del w:id="12" w:author="Paulino Perez Rodríguez" w:date="2026-01-30T11:51:00Z" w16du:dateUtc="2026-01-30T17:51:00Z">
        <w:r w:rsidRPr="00C8295E" w:rsidDel="00CF7957">
          <w:rPr>
            <w:rFonts w:ascii="Arial" w:hAnsi="Arial" w:cs="Arial"/>
          </w:rPr>
          <w:delText>sesgo</w:delText>
        </w:r>
      </w:del>
      <w:ins w:id="13" w:author="Paulino Perez Rodríguez" w:date="2026-01-30T11:51:00Z" w16du:dateUtc="2026-01-30T17:51:00Z">
        <w:r w:rsidR="00CF7957">
          <w:rPr>
            <w:rFonts w:ascii="Arial" w:hAnsi="Arial" w:cs="Arial"/>
          </w:rPr>
          <w:t>la asimetría</w:t>
        </w:r>
      </w:ins>
      <w:r w:rsidRPr="00C8295E">
        <w:rPr>
          <w:rFonts w:ascii="Arial" w:hAnsi="Arial" w:cs="Arial"/>
        </w:rPr>
        <w:t xml:space="preserve">, lo que le proporciona mayor flexibilidad, además de que hereda algunas de sus propiedades. Estas características la hacen atractiva para incluirla en modelos estadísticos como alternativa a la distribución normal. La variable aleatoria </w:t>
      </w:r>
      <w:commentRangeStart w:id="14"/>
      <m:oMath>
        <m:r>
          <w:rPr>
            <w:rFonts w:ascii="Cambria Math" w:hAnsi="Cambria Math" w:cs="Arial"/>
          </w:rPr>
          <m:t>X</m:t>
        </m:r>
        <w:commentRangeEnd w:id="14"/>
        <m:r>
          <m:rPr>
            <m:sty m:val="p"/>
          </m:rPr>
          <w:rPr>
            <w:rStyle w:val="Refdecomentario"/>
          </w:rPr>
          <w:commentReference w:id="14"/>
        </m:r>
      </m:oMath>
      <w:r w:rsidRPr="00C8295E">
        <w:rPr>
          <w:rFonts w:ascii="Arial" w:hAnsi="Arial" w:cs="Arial"/>
        </w:rPr>
        <w:t xml:space="preserve"> tiene densidad normal asimétrica o normal sesgada con parámetros de localidad, escala y forma </w:t>
      </w:r>
      <m:oMath>
        <m:r>
          <m:rPr>
            <m:sty m:val="p"/>
          </m:rPr>
          <w:rPr>
            <w:rFonts w:ascii="Cambria Math" w:hAnsi="Cambria Math" w:cs="Arial"/>
          </w:rPr>
          <m:t>(</m:t>
        </m:r>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cr m:val="double-struck"/>
            <m:sty m:val="p"/>
          </m:rPr>
          <w:rPr>
            <w:rFonts w:ascii="Cambria Math" w:hAnsi="Cambria Math" w:cs="Arial"/>
          </w:rPr>
          <m:t>)∈R×</m:t>
        </m:r>
        <m:sSub>
          <m:sSubPr>
            <m:ctrlPr>
              <w:rPr>
                <w:rFonts w:ascii="Cambria Math" w:hAnsi="Cambria Math" w:cs="Arial"/>
              </w:rPr>
            </m:ctrlPr>
          </m:sSubPr>
          <m:e>
            <m:r>
              <m:rPr>
                <m:scr m:val="double-struck"/>
                <m:sty m:val="p"/>
              </m:rPr>
              <w:rPr>
                <w:rFonts w:ascii="Cambria Math" w:hAnsi="Cambria Math" w:cs="Arial"/>
              </w:rPr>
              <m:t>R</m:t>
            </m:r>
          </m:e>
          <m:sub>
            <m:r>
              <m:rPr>
                <m:sty m:val="p"/>
              </m:rPr>
              <w:rPr>
                <w:rFonts w:ascii="Cambria Math" w:hAnsi="Cambria Math" w:cs="Arial"/>
              </w:rPr>
              <m:t>+</m:t>
            </m:r>
          </m:sub>
        </m:sSub>
        <m:r>
          <m:rPr>
            <m:scr m:val="double-struck"/>
            <m:sty m:val="p"/>
          </m:rPr>
          <w:rPr>
            <w:rFonts w:ascii="Cambria Math" w:hAnsi="Cambria Math" w:cs="Arial"/>
          </w:rPr>
          <m:t>×R</m:t>
        </m:r>
      </m:oMath>
      <w:r w:rsidRPr="00C8295E">
        <w:rPr>
          <w:rFonts w:ascii="Arial" w:hAnsi="Arial" w:cs="Arial"/>
        </w:rPr>
        <w:t xml:space="preserve"> si su densidad de probabilidad está dada por</w:t>
      </w:r>
    </w:p>
    <w:p w14:paraId="53E176F0" w14:textId="14CF8D52" w:rsidR="002F4CE8" w:rsidRPr="00C8295E" w:rsidRDefault="00000000" w:rsidP="00F57329">
      <w:pPr>
        <w:tabs>
          <w:tab w:val="right" w:pos="4536"/>
          <w:tab w:val="left" w:pos="8364"/>
        </w:tabs>
        <w:ind w:right="49"/>
        <w:rPr>
          <w:rFonts w:ascii="Arial" w:hAnsi="Arial" w:cs="Arial"/>
        </w:rPr>
      </w:pPr>
      <m:oMathPara>
        <m:oMath>
          <m:eqArr>
            <m:eqArrPr>
              <m:maxDist m:val="1"/>
              <m:ctrlPr>
                <w:rPr>
                  <w:rFonts w:ascii="Cambria Math" w:hAnsi="Cambria Math" w:cs="Arial"/>
                  <w:i/>
                </w:rPr>
              </m:ctrlPr>
            </m:eqArrPr>
            <m:e>
              <m:sSub>
                <m:sSubPr>
                  <m:ctrlPr>
                    <w:rPr>
                      <w:rFonts w:ascii="Cambria Math" w:hAnsi="Cambria Math" w:cs="Arial"/>
                      <w:i/>
                    </w:rPr>
                  </m:ctrlPr>
                </m:sSubPr>
                <m:e>
                  <m:r>
                    <w:rPr>
                      <w:rFonts w:ascii="Cambria Math" w:hAnsi="Cambria Math" w:cs="Arial"/>
                    </w:rPr>
                    <m:t>f</m:t>
                  </m:r>
                </m:e>
                <m:sub>
                  <m:r>
                    <w:rPr>
                      <w:rFonts w:ascii="Cambria Math" w:hAnsi="Cambria Math" w:cs="Arial"/>
                    </w:rPr>
                    <m:t>X</m:t>
                  </m:r>
                </m:sub>
              </m:sSub>
              <m:d>
                <m:dPr>
                  <m:ctrlPr>
                    <w:rPr>
                      <w:rFonts w:ascii="Cambria Math" w:hAnsi="Cambria Math" w:cs="Arial"/>
                    </w:rPr>
                  </m:ctrlPr>
                </m:dPr>
                <m:e>
                  <m:r>
                    <w:rPr>
                      <w:rFonts w:ascii="Cambria Math" w:hAnsi="Cambria Math" w:cs="Arial"/>
                    </w:rPr>
                    <m:t>x</m:t>
                  </m:r>
                  <m:ctrlPr>
                    <w:rPr>
                      <w:rFonts w:ascii="Cambria Math" w:eastAsia="MS Gothic" w:hAnsi="Cambria Math" w:cs="Arial"/>
                    </w:rPr>
                  </m:ctrlPr>
                </m:e>
                <m:e>
                  <m:r>
                    <m:rPr>
                      <m:sty m:val="p"/>
                    </m:rPr>
                    <w:rPr>
                      <w:rFonts w:ascii="Cambria Math" w:hAnsi="Cambria Math" w:cs="Arial"/>
                    </w:rPr>
                    <m:t>μ</m:t>
                  </m:r>
                  <m:r>
                    <w:rPr>
                      <w:rFonts w:ascii="Cambria Math" w:hAnsi="Cambria Math" w:cs="Arial"/>
                    </w:rPr>
                    <m:t>,</m:t>
                  </m:r>
                  <m:r>
                    <m:rPr>
                      <m:sty m:val="p"/>
                    </m:rPr>
                    <w:rPr>
                      <w:rFonts w:ascii="Cambria Math" w:hAnsi="Cambria Math" w:cs="Arial"/>
                    </w:rPr>
                    <m:t> </m:t>
                  </m:r>
                  <m:sSup>
                    <m:sSupPr>
                      <m:ctrlPr>
                        <w:rPr>
                          <w:rFonts w:ascii="Cambria Math" w:hAnsi="Cambria Math" w:cs="Arial"/>
                          <w:i/>
                        </w:rPr>
                      </m:ctrlPr>
                    </m:sSupPr>
                    <m:e>
                      <m:r>
                        <m:rPr>
                          <m:sty m:val="p"/>
                        </m:rPr>
                        <w:rPr>
                          <w:rFonts w:ascii="Cambria Math" w:hAnsi="Cambria Math" w:cs="Arial"/>
                        </w:rPr>
                        <m:t>σ</m:t>
                      </m:r>
                      <m:ctrlPr>
                        <w:rPr>
                          <w:rFonts w:ascii="Cambria Math" w:hAnsi="Cambria Math" w:cs="Arial"/>
                        </w:rPr>
                      </m:ctrlPr>
                    </m:e>
                    <m:sup>
                      <m:r>
                        <w:rPr>
                          <w:rFonts w:ascii="Cambria Math" w:hAnsi="Cambria Math" w:cs="Arial"/>
                        </w:rPr>
                        <m:t>2</m:t>
                      </m:r>
                    </m:sup>
                  </m:sSup>
                  <m:r>
                    <w:rPr>
                      <w:rFonts w:ascii="Cambria Math" w:hAnsi="Cambria Math" w:cs="Arial"/>
                    </w:rPr>
                    <m:t>,</m:t>
                  </m:r>
                  <m:r>
                    <m:rPr>
                      <m:sty m:val="p"/>
                    </m:rPr>
                    <w:rPr>
                      <w:rFonts w:ascii="Cambria Math" w:hAnsi="Cambria Math" w:cs="Arial"/>
                    </w:rPr>
                    <m:t> λ</m:t>
                  </m:r>
                  <m:ctrlPr>
                    <w:rPr>
                      <w:rFonts w:ascii="Cambria Math" w:hAnsi="Cambria Math" w:cs="Arial"/>
                      <w:i/>
                    </w:rPr>
                  </m:ctrlPr>
                </m:e>
              </m:d>
              <m:r>
                <w:rPr>
                  <w:rFonts w:ascii="Cambria Math" w:hAnsi="Cambria Math" w:cs="Arial"/>
                </w:rPr>
                <m:t>=</m:t>
              </m:r>
              <m:f>
                <m:fPr>
                  <m:ctrlPr>
                    <w:rPr>
                      <w:rFonts w:ascii="Cambria Math" w:hAnsi="Cambria Math" w:cs="Arial"/>
                    </w:rPr>
                  </m:ctrlPr>
                </m:fPr>
                <m:num>
                  <m:r>
                    <w:rPr>
                      <w:rFonts w:ascii="Cambria Math" w:hAnsi="Cambria Math" w:cs="Arial"/>
                    </w:rPr>
                    <m:t>2</m:t>
                  </m:r>
                </m:num>
                <m:den>
                  <m:r>
                    <m:rPr>
                      <m:sty m:val="p"/>
                    </m:rPr>
                    <w:rPr>
                      <w:rFonts w:ascii="Cambria Math" w:hAnsi="Cambria Math" w:cs="Arial"/>
                    </w:rPr>
                    <m:t>σ</m:t>
                  </m:r>
                </m:den>
              </m:f>
              <m:r>
                <m:rPr>
                  <m:sty m:val="p"/>
                </m:rPr>
                <w:rPr>
                  <w:rFonts w:ascii="Cambria Math" w:hAnsi="Cambria Math" w:cs="Arial"/>
                </w:rPr>
                <m:t>ϕ</m:t>
              </m:r>
              <m:d>
                <m:dPr>
                  <m:ctrlPr>
                    <w:rPr>
                      <w:rFonts w:ascii="Cambria Math" w:hAnsi="Cambria Math" w:cs="Arial"/>
                    </w:rPr>
                  </m:ctrlPr>
                </m:dPr>
                <m:e>
                  <m:f>
                    <m:fPr>
                      <m:ctrlPr>
                        <w:rPr>
                          <w:rFonts w:ascii="Cambria Math" w:hAnsi="Cambria Math" w:cs="Arial"/>
                        </w:rPr>
                      </m:ctrlPr>
                    </m:fPr>
                    <m:num>
                      <m:r>
                        <w:rPr>
                          <w:rFonts w:ascii="Cambria Math" w:hAnsi="Cambria Math" w:cs="Arial"/>
                        </w:rPr>
                        <m:t>x-</m:t>
                      </m:r>
                      <m:r>
                        <m:rPr>
                          <m:sty m:val="p"/>
                        </m:rPr>
                        <w:rPr>
                          <w:rFonts w:ascii="Cambria Math" w:hAnsi="Cambria Math" w:cs="Arial"/>
                        </w:rPr>
                        <m:t>μ</m:t>
                      </m:r>
                    </m:num>
                    <m:den>
                      <m:r>
                        <m:rPr>
                          <m:sty m:val="p"/>
                        </m:rPr>
                        <w:rPr>
                          <w:rFonts w:ascii="Cambria Math" w:hAnsi="Cambria Math" w:cs="Arial"/>
                        </w:rPr>
                        <m:t>σ</m:t>
                      </m:r>
                    </m:den>
                  </m:f>
                  <m:ctrlPr>
                    <w:rPr>
                      <w:rFonts w:ascii="Cambria Math" w:hAnsi="Cambria Math" w:cs="Arial"/>
                      <w:i/>
                    </w:rPr>
                  </m:ctrlPr>
                </m:e>
              </m:d>
              <m:r>
                <m:rPr>
                  <m:sty m:val="p"/>
                </m:rPr>
                <w:rPr>
                  <w:rFonts w:ascii="Cambria Math" w:hAnsi="Cambria Math" w:cs="Arial"/>
                </w:rPr>
                <m:t> Φ</m:t>
              </m:r>
              <m:d>
                <m:dPr>
                  <m:ctrlPr>
                    <w:rPr>
                      <w:rFonts w:ascii="Cambria Math" w:hAnsi="Cambria Math" w:cs="Arial"/>
                    </w:rPr>
                  </m:ctrlPr>
                </m:dPr>
                <m:e>
                  <m:r>
                    <m:rPr>
                      <m:sty m:val="p"/>
                    </m:rPr>
                    <w:rPr>
                      <w:rFonts w:ascii="Cambria Math" w:hAnsi="Cambria Math" w:cs="Arial"/>
                    </w:rPr>
                    <m:t>λ</m:t>
                  </m:r>
                  <m:f>
                    <m:fPr>
                      <m:ctrlPr>
                        <w:rPr>
                          <w:rFonts w:ascii="Cambria Math" w:hAnsi="Cambria Math" w:cs="Arial"/>
                        </w:rPr>
                      </m:ctrlPr>
                    </m:fPr>
                    <m:num>
                      <m:r>
                        <w:rPr>
                          <w:rFonts w:ascii="Cambria Math" w:hAnsi="Cambria Math" w:cs="Arial"/>
                        </w:rPr>
                        <m:t>x-</m:t>
                      </m:r>
                      <m:r>
                        <m:rPr>
                          <m:sty m:val="p"/>
                        </m:rPr>
                        <w:rPr>
                          <w:rFonts w:ascii="Cambria Math" w:hAnsi="Cambria Math" w:cs="Arial"/>
                        </w:rPr>
                        <m:t>μ</m:t>
                      </m:r>
                    </m:num>
                    <m:den>
                      <m:r>
                        <m:rPr>
                          <m:sty m:val="p"/>
                        </m:rPr>
                        <w:rPr>
                          <w:rFonts w:ascii="Cambria Math" w:hAnsi="Cambria Math" w:cs="Arial"/>
                        </w:rPr>
                        <m:t>σ</m:t>
                      </m:r>
                    </m:den>
                  </m:f>
                  <m:ctrlPr>
                    <w:rPr>
                      <w:rFonts w:ascii="Cambria Math" w:hAnsi="Cambria Math" w:cs="Arial"/>
                      <w:i/>
                    </w:rPr>
                  </m:ctrlPr>
                </m:e>
              </m:d>
              <m:sSub>
                <m:sSubPr>
                  <m:ctrlPr>
                    <w:rPr>
                      <w:rFonts w:ascii="Cambria Math" w:hAnsi="Cambria Math" w:cs="Arial"/>
                      <w:i/>
                    </w:rPr>
                  </m:ctrlPr>
                </m:sSubPr>
                <m:e>
                  <m:r>
                    <w:rPr>
                      <w:rFonts w:ascii="Cambria Math" w:hAnsi="Cambria Math" w:cs="Arial"/>
                    </w:rPr>
                    <m:t>I</m:t>
                  </m:r>
                </m:e>
                <m:sub>
                  <m:d>
                    <m:dPr>
                      <m:ctrlPr>
                        <w:rPr>
                          <w:rFonts w:ascii="Cambria Math" w:hAnsi="Cambria Math" w:cs="Arial"/>
                        </w:rPr>
                      </m:ctrlPr>
                    </m:dPr>
                    <m:e>
                      <m:r>
                        <w:rPr>
                          <w:rFonts w:ascii="Cambria Math" w:hAnsi="Cambria Math" w:cs="Arial"/>
                        </w:rPr>
                        <m:t>-</m:t>
                      </m:r>
                      <m:r>
                        <m:rPr>
                          <m:sty m:val="p"/>
                        </m:rPr>
                        <w:rPr>
                          <w:rFonts w:ascii="Cambria Math" w:hAnsi="Cambria Math" w:cs="Arial"/>
                        </w:rPr>
                        <m:t>∞</m:t>
                      </m:r>
                      <m:r>
                        <w:rPr>
                          <w:rFonts w:ascii="Cambria Math" w:hAnsi="Cambria Math" w:cs="Arial"/>
                        </w:rPr>
                        <m:t>,</m:t>
                      </m:r>
                      <m:r>
                        <m:rPr>
                          <m:sty m:val="p"/>
                        </m:rPr>
                        <w:rPr>
                          <w:rFonts w:ascii="Cambria Math" w:hAnsi="Cambria Math" w:cs="Arial"/>
                        </w:rPr>
                        <m:t> ∞</m:t>
                      </m:r>
                      <m:ctrlPr>
                        <w:rPr>
                          <w:rFonts w:ascii="Cambria Math" w:hAnsi="Cambria Math" w:cs="Arial"/>
                          <w:i/>
                        </w:rPr>
                      </m:ctrlPr>
                    </m:e>
                  </m:d>
                </m:sub>
              </m:sSub>
              <m:d>
                <m:dPr>
                  <m:ctrlPr>
                    <w:rPr>
                      <w:rFonts w:ascii="Cambria Math" w:hAnsi="Cambria Math" w:cs="Arial"/>
                    </w:rPr>
                  </m:ctrlPr>
                </m:dPr>
                <m:e>
                  <m:r>
                    <w:rPr>
                      <w:rFonts w:ascii="Cambria Math" w:hAnsi="Cambria Math" w:cs="Arial"/>
                    </w:rPr>
                    <m:t>x</m:t>
                  </m:r>
                  <m:ctrlPr>
                    <w:rPr>
                      <w:rFonts w:ascii="Cambria Math" w:hAnsi="Cambria Math" w:cs="Arial"/>
                      <w:i/>
                    </w:rPr>
                  </m:ctrlPr>
                </m:e>
              </m:d>
              <m:r>
                <w:rPr>
                  <w:rFonts w:ascii="Cambria Math" w:hAnsi="Cambria Math" w:cs="Arial"/>
                </w:rPr>
                <m:t>,#</m:t>
              </m:r>
              <m:d>
                <m:dPr>
                  <m:ctrlPr>
                    <w:rPr>
                      <w:rFonts w:ascii="Cambria Math" w:hAnsi="Cambria Math" w:cs="Arial"/>
                      <w:i/>
                    </w:rPr>
                  </m:ctrlPr>
                </m:dPr>
                <m:e>
                  <m:r>
                    <w:rPr>
                      <w:rFonts w:ascii="Cambria Math" w:hAnsi="Cambria Math" w:cs="Arial"/>
                    </w:rPr>
                    <m:t>1</m:t>
                  </m:r>
                </m:e>
              </m:d>
            </m:e>
          </m:eqArr>
        </m:oMath>
      </m:oMathPara>
    </w:p>
    <w:p w14:paraId="23C01EC7" w14:textId="5395C895" w:rsidR="0060608D" w:rsidRPr="00C8295E" w:rsidRDefault="00000000" w:rsidP="00F37A0A">
      <w:pPr>
        <w:pStyle w:val="FirstParagraph"/>
        <w:jc w:val="both"/>
        <w:rPr>
          <w:rFonts w:ascii="Arial" w:hAnsi="Arial" w:cs="Arial"/>
        </w:rPr>
      </w:pPr>
      <w:r w:rsidRPr="00C8295E">
        <w:rPr>
          <w:rFonts w:ascii="Arial" w:hAnsi="Arial" w:cs="Arial"/>
        </w:rPr>
        <w:t xml:space="preserve">aquí </w:t>
      </w:r>
      <m:oMath>
        <m:r>
          <w:rPr>
            <w:rFonts w:ascii="Cambria Math" w:hAnsi="Cambria Math" w:cs="Arial"/>
          </w:rPr>
          <m:t>ϕ</m:t>
        </m:r>
      </m:oMath>
      <w:r w:rsidRPr="00C8295E">
        <w:rPr>
          <w:rFonts w:ascii="Arial" w:hAnsi="Arial" w:cs="Arial"/>
        </w:rPr>
        <w:t xml:space="preserve"> y </w:t>
      </w:r>
      <m:oMath>
        <m:r>
          <m:rPr>
            <m:sty m:val="p"/>
          </m:rPr>
          <w:rPr>
            <w:rFonts w:ascii="Cambria Math" w:hAnsi="Cambria Math" w:cs="Arial"/>
          </w:rPr>
          <m:t>Φ</m:t>
        </m:r>
      </m:oMath>
      <w:r w:rsidRPr="00C8295E">
        <w:rPr>
          <w:rFonts w:ascii="Arial" w:hAnsi="Arial" w:cs="Arial"/>
        </w:rPr>
        <w:t xml:space="preserve"> denotan la función de densidad y distribución normal estándar</w:t>
      </w:r>
      <w:ins w:id="15" w:author="Paulino Perez Rodríguez" w:date="2026-01-30T11:51:00Z" w16du:dateUtc="2026-01-30T17:51:00Z">
        <w:r w:rsidR="00CF7957">
          <w:rPr>
            <w:rFonts w:ascii="Arial" w:hAnsi="Arial" w:cs="Arial"/>
          </w:rPr>
          <w:t xml:space="preserve"> respectivam</w:t>
        </w:r>
      </w:ins>
      <w:ins w:id="16" w:author="Paulino Perez Rodríguez" w:date="2026-01-30T11:52:00Z" w16du:dateUtc="2026-01-30T17:52:00Z">
        <w:r w:rsidR="00CF7957">
          <w:rPr>
            <w:rFonts w:ascii="Arial" w:hAnsi="Arial" w:cs="Arial"/>
          </w:rPr>
          <w:t>ente</w:t>
        </w:r>
      </w:ins>
      <w:r w:rsidRPr="00C8295E">
        <w:rPr>
          <w:rFonts w:ascii="Arial" w:hAnsi="Arial" w:cs="Arial"/>
        </w:rPr>
        <w:t xml:space="preserve">, </w:t>
      </w:r>
      <w:ins w:id="17" w:author="Paulino Perez Rodríguez" w:date="2026-01-30T11:52:00Z" w16du:dateUtc="2026-01-30T17:52:00Z">
        <w:r w:rsidR="00CF7957">
          <w:rPr>
            <w:rFonts w:ascii="Arial" w:hAnsi="Arial" w:cs="Arial"/>
          </w:rPr>
          <w:t xml:space="preserve">y se denota como </w:t>
        </w:r>
      </w:ins>
      <w:del w:id="18" w:author="Paulino Perez Rodríguez" w:date="2026-01-30T11:52:00Z" w16du:dateUtc="2026-01-30T17:52:00Z">
        <w:r w:rsidRPr="00C8295E" w:rsidDel="00CF7957">
          <w:rPr>
            <w:rFonts w:ascii="Arial" w:hAnsi="Arial" w:cs="Arial"/>
          </w:rPr>
          <w:delText xml:space="preserve">además, escribimos </w:delText>
        </w:r>
      </w:del>
      <m:oMath>
        <m:r>
          <w:rPr>
            <w:rFonts w:ascii="Cambria Math" w:hAnsi="Cambria Math" w:cs="Arial"/>
          </w:rPr>
          <m:t>X</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del w:id="19" w:author="Paulino Perez Rodríguez" w:date="2026-01-30T11:52:00Z" w16du:dateUtc="2026-01-30T17:52:00Z">
        <w:r w:rsidRPr="00C8295E" w:rsidDel="00CF7957">
          <w:rPr>
            <w:rFonts w:ascii="Arial" w:hAnsi="Arial" w:cs="Arial"/>
          </w:rPr>
          <w:delText>.</w:delText>
        </w:r>
      </w:del>
      <w:r w:rsidRPr="00C8295E">
        <w:rPr>
          <w:rStyle w:val="Refdenotaalpie"/>
          <w:rFonts w:ascii="Arial" w:hAnsi="Arial" w:cs="Arial"/>
        </w:rPr>
        <w:footnoteReference w:id="1"/>
      </w:r>
      <w:ins w:id="20" w:author="Paulino Perez Rodríguez" w:date="2026-01-30T11:52:00Z" w16du:dateUtc="2026-01-30T17:52:00Z">
        <w:r w:rsidR="00CF7957">
          <w:rPr>
            <w:rFonts w:ascii="Arial" w:hAnsi="Arial" w:cs="Arial"/>
          </w:rPr>
          <w:t>.</w:t>
        </w:r>
      </w:ins>
      <w:r w:rsidRPr="00C8295E">
        <w:rPr>
          <w:rFonts w:ascii="Arial" w:hAnsi="Arial" w:cs="Arial"/>
        </w:rPr>
        <w:t xml:space="preserve"> Esta representación se conoce como parametrización directa. Sea </w:t>
      </w:r>
      <m:oMath>
        <m:r>
          <w:rPr>
            <w:rFonts w:ascii="Cambria Math" w:hAnsi="Cambria Math" w:cs="Arial"/>
          </w:rPr>
          <m:t>ρ</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C8295E">
        <w:rPr>
          <w:rFonts w:ascii="Arial" w:hAnsi="Arial" w:cs="Arial"/>
        </w:rPr>
        <w:t xml:space="preserve"> definido como </w:t>
      </w:r>
      <m:oMath>
        <m:r>
          <w:rPr>
            <w:rFonts w:ascii="Cambria Math" w:hAnsi="Cambria Math" w:cs="Arial"/>
          </w:rPr>
          <m:t>ρ</m:t>
        </m:r>
        <m:r>
          <m:rPr>
            <m:sty m:val="p"/>
          </m:rPr>
          <w:rPr>
            <w:rFonts w:ascii="Cambria Math" w:hAnsi="Cambria Math" w:cs="Arial"/>
          </w:rPr>
          <m:t>=</m:t>
        </m:r>
        <m:r>
          <w:rPr>
            <w:rFonts w:ascii="Cambria Math" w:hAnsi="Cambria Math" w:cs="Arial"/>
          </w:rPr>
          <m:t>λ</m:t>
        </m:r>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λ</m:t>
                </m:r>
              </m:e>
              <m:sup>
                <m:r>
                  <w:rPr>
                    <w:rFonts w:ascii="Cambria Math" w:hAnsi="Cambria Math" w:cs="Arial"/>
                  </w:rPr>
                  <m:t>2</m:t>
                </m:r>
              </m:sup>
            </m:sSup>
          </m:e>
        </m:rad>
      </m:oMath>
      <w:r w:rsidRPr="00C8295E">
        <w:rPr>
          <w:rFonts w:ascii="Arial" w:hAnsi="Arial" w:cs="Arial"/>
        </w:rPr>
        <w:t xml:space="preserve">, Azzalini (2013) muestra las siguientes propiedades básicas de </w:t>
      </w:r>
      <m:oMath>
        <m:r>
          <w:rPr>
            <w:rFonts w:ascii="Cambria Math" w:hAnsi="Cambria Math" w:cs="Arial"/>
          </w:rPr>
          <m:t>X</m:t>
        </m:r>
      </m:oMath>
      <w:r w:rsidRPr="00C8295E">
        <w:rPr>
          <w:rFonts w:ascii="Arial" w:hAnsi="Arial" w:cs="Arial"/>
        </w:rPr>
        <w:t>:</w:t>
      </w:r>
    </w:p>
    <w:p w14:paraId="1C6977C2" w14:textId="77777777" w:rsidR="0060608D" w:rsidRPr="00C8295E" w:rsidRDefault="00000000" w:rsidP="00F37A0A">
      <w:pPr>
        <w:numPr>
          <w:ilvl w:val="0"/>
          <w:numId w:val="2"/>
        </w:numPr>
        <w:jc w:val="both"/>
        <w:rPr>
          <w:rFonts w:ascii="Arial" w:hAnsi="Arial" w:cs="Arial"/>
        </w:rPr>
      </w:pPr>
      <w:r w:rsidRPr="00C8295E">
        <w:rPr>
          <w:rFonts w:ascii="Arial" w:hAnsi="Arial" w:cs="Arial"/>
        </w:rPr>
        <w:t xml:space="preserve">Para </w:t>
      </w:r>
      <m:oMath>
        <m:r>
          <w:rPr>
            <w:rFonts w:ascii="Cambria Math" w:hAnsi="Cambria Math" w:cs="Arial"/>
          </w:rPr>
          <m:t>a</m:t>
        </m:r>
        <m:r>
          <m:rPr>
            <m:scr m:val="double-struck"/>
            <m:sty m:val="p"/>
          </m:rPr>
          <w:rPr>
            <w:rFonts w:ascii="Cambria Math" w:hAnsi="Cambria Math" w:cs="Arial"/>
          </w:rPr>
          <m:t>∈R</m:t>
        </m:r>
      </m:oMath>
      <w:r w:rsidRPr="00C8295E">
        <w:rPr>
          <w:rFonts w:ascii="Arial" w:hAnsi="Arial" w:cs="Arial"/>
        </w:rPr>
        <w:t xml:space="preserve"> y </w:t>
      </w:r>
      <m:oMath>
        <m:r>
          <w:rPr>
            <w:rFonts w:ascii="Cambria Math" w:hAnsi="Cambria Math" w:cs="Arial"/>
          </w:rPr>
          <m:t>b</m:t>
        </m:r>
        <m:r>
          <m:rPr>
            <m:sty m:val="p"/>
          </m:rPr>
          <w:rPr>
            <w:rFonts w:ascii="Cambria Math" w:hAnsi="Cambria Math" w:cs="Arial"/>
          </w:rPr>
          <m:t>&gt;</m:t>
        </m:r>
        <m:r>
          <w:rPr>
            <w:rFonts w:ascii="Cambria Math" w:hAnsi="Cambria Math" w:cs="Arial"/>
          </w:rPr>
          <m:t>0</m:t>
        </m:r>
      </m:oMath>
      <w:r w:rsidRPr="00C8295E">
        <w:rPr>
          <w:rFonts w:ascii="Arial" w:hAnsi="Arial" w:cs="Arial"/>
        </w:rPr>
        <w:t xml:space="preserve">, </w:t>
      </w:r>
      <m:oMath>
        <m:r>
          <w:rPr>
            <w:rFonts w:ascii="Cambria Math" w:hAnsi="Cambria Math" w:cs="Arial"/>
          </w:rPr>
          <m:t>a</m:t>
        </m:r>
        <m:r>
          <m:rPr>
            <m:sty m:val="p"/>
          </m:rPr>
          <w:rPr>
            <w:rFonts w:ascii="Cambria Math" w:hAnsi="Cambria Math" w:cs="Arial"/>
          </w:rPr>
          <m:t>+</m:t>
        </m:r>
        <m:r>
          <w:rPr>
            <w:rFonts w:ascii="Cambria Math" w:hAnsi="Cambria Math" w:cs="Arial"/>
          </w:rPr>
          <m:t>bX</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bμ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b</m:t>
            </m:r>
          </m:e>
          <m:sup>
            <m:r>
              <w:rPr>
                <w:rFonts w:ascii="Cambria Math" w:hAnsi="Cambria Math" w:cs="Arial"/>
              </w:rPr>
              <m:t>2</m:t>
            </m:r>
          </m:sup>
        </m:sSup>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C8295E">
        <w:rPr>
          <w:rFonts w:ascii="Arial" w:hAnsi="Arial" w:cs="Arial"/>
        </w:rPr>
        <w:t>, es decir, es cerrada bajo transformaciones de localidad y escala.</w:t>
      </w:r>
    </w:p>
    <w:p w14:paraId="1524218D" w14:textId="6BCB1D7D" w:rsidR="0060608D" w:rsidRPr="00C8295E" w:rsidRDefault="00000000" w:rsidP="00F37A0A">
      <w:pPr>
        <w:numPr>
          <w:ilvl w:val="0"/>
          <w:numId w:val="2"/>
        </w:numPr>
        <w:jc w:val="both"/>
        <w:rPr>
          <w:rFonts w:ascii="Arial" w:hAnsi="Arial" w:cs="Arial"/>
        </w:rPr>
      </w:pPr>
      <m:oMath>
        <m:r>
          <m:rPr>
            <m:scr m:val="double-struck"/>
            <m:sty m:val="p"/>
          </m:rPr>
          <w:rPr>
            <w:rFonts w:ascii="Cambria Math" w:hAnsi="Cambria Math" w:cs="Arial"/>
          </w:rPr>
          <m:t>E[</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σ</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rPr>
                </m:ctrlPr>
              </m:sSupPr>
              <m:e>
                <m:r>
                  <w:rPr>
                    <w:rFonts w:ascii="Cambria Math" w:hAnsi="Cambria Math" w:cs="Arial"/>
                  </w:rPr>
                  <m:t>ρ</m:t>
                </m:r>
              </m:e>
              <m:sup>
                <m:r>
                  <w:rPr>
                    <w:rFonts w:ascii="Cambria Math" w:hAnsi="Cambria Math" w:cs="Arial"/>
                  </w:rPr>
                  <m:t>2</m:t>
                </m:r>
              </m:sup>
            </m:sSup>
          </m:e>
        </m:rad>
      </m:oMath>
      <w:ins w:id="21" w:author="Paulino Perez Rodríguez" w:date="2026-01-30T11:53:00Z" w16du:dateUtc="2026-01-30T17:53:00Z">
        <w:r w:rsidR="00CF7957">
          <w:rPr>
            <w:rFonts w:ascii="Arial" w:hAnsi="Arial" w:cs="Arial"/>
          </w:rPr>
          <w:t>,</w:t>
        </w:r>
      </w:ins>
      <w:del w:id="22" w:author="Paulino Perez Rodríguez" w:date="2026-01-30T11:53:00Z" w16du:dateUtc="2026-01-30T17:53:00Z">
        <w:r w:rsidRPr="00C8295E" w:rsidDel="00CF7957">
          <w:rPr>
            <w:rFonts w:ascii="Arial" w:hAnsi="Arial" w:cs="Arial"/>
          </w:rPr>
          <w:delText>.</w:delText>
        </w:r>
      </w:del>
      <w:r w:rsidRPr="00C8295E">
        <w:rPr>
          <w:rFonts w:ascii="Arial" w:hAnsi="Arial" w:cs="Arial"/>
        </w:rPr>
        <w:t xml:space="preserve"> </w:t>
      </w:r>
      <m:oMath>
        <m:r>
          <m:rPr>
            <m:scr m:val="double-struck"/>
            <m:sty m:val="p"/>
          </m:rPr>
          <w:rPr>
            <w:rFonts w:ascii="Cambria Math" w:hAnsi="Cambria Math" w:cs="Arial"/>
          </w:rPr>
          <m:t>V</m:t>
        </m:r>
        <m:r>
          <m:rPr>
            <m:nor/>
          </m:rPr>
          <w:rPr>
            <w:rFonts w:ascii="Arial" w:hAnsi="Arial" w:cs="Arial"/>
          </w:rPr>
          <m:t>ar</m:t>
        </m:r>
        <m:r>
          <m:rPr>
            <m:sty m:val="p"/>
          </m:rPr>
          <w:rPr>
            <w:rFonts w:ascii="Cambria Math" w:hAnsi="Cambria Math" w:cs="Arial"/>
          </w:rPr>
          <m:t>[</m:t>
        </m:r>
        <m:r>
          <w:rPr>
            <w:rFonts w:ascii="Cambria Math" w:hAnsi="Cambria Math" w:cs="Arial"/>
          </w:rPr>
          <m:t>X</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
          <m:dPr>
            <m:ctrlPr>
              <w:rPr>
                <w:rFonts w:ascii="Cambria Math" w:hAnsi="Cambria Math" w:cs="Arial"/>
              </w:rPr>
            </m:ctrlPr>
          </m:dPr>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rPr>
                </m:ctrlPr>
              </m:sSupPr>
              <m:e>
                <m:r>
                  <w:rPr>
                    <w:rFonts w:ascii="Cambria Math" w:hAnsi="Cambria Math" w:cs="Arial"/>
                  </w:rPr>
                  <m:t>ρ</m:t>
                </m:r>
              </m:e>
              <m:sup>
                <m:r>
                  <w:rPr>
                    <w:rFonts w:ascii="Cambria Math" w:hAnsi="Cambria Math" w:cs="Arial"/>
                  </w:rPr>
                  <m:t>2</m:t>
                </m:r>
              </m:sup>
            </m:sSup>
          </m:e>
        </m:d>
      </m:oMath>
      <w:ins w:id="23" w:author="Paulino Perez Rodríguez" w:date="2026-01-30T11:53:00Z" w16du:dateUtc="2026-01-30T17:53:00Z">
        <w:r w:rsidR="00CF7957">
          <w:rPr>
            <w:rFonts w:ascii="Arial" w:hAnsi="Arial" w:cs="Arial"/>
          </w:rPr>
          <w:t>.</w:t>
        </w:r>
      </w:ins>
    </w:p>
    <w:p w14:paraId="2627CA0F" w14:textId="77777777" w:rsidR="0060608D" w:rsidRPr="00C8295E" w:rsidRDefault="00000000" w:rsidP="00F37A0A">
      <w:pPr>
        <w:numPr>
          <w:ilvl w:val="0"/>
          <w:numId w:val="2"/>
        </w:numPr>
        <w:jc w:val="both"/>
        <w:rPr>
          <w:rFonts w:ascii="Arial" w:hAnsi="Arial" w:cs="Arial"/>
        </w:rPr>
      </w:pPr>
      <w:r w:rsidRPr="00C8295E">
        <w:rPr>
          <w:rFonts w:ascii="Arial" w:hAnsi="Arial" w:cs="Arial"/>
        </w:rPr>
        <w:t>El coeficiente de asimetría esta dado por</w:t>
      </w:r>
    </w:p>
    <w:p w14:paraId="5F7F5EE4" w14:textId="37D67B19" w:rsidR="0060608D" w:rsidRPr="00C8295E" w:rsidRDefault="00000000" w:rsidP="00F37A0A">
      <w:pPr>
        <w:pStyle w:val="Textoindependiente"/>
        <w:jc w:val="both"/>
        <w:rPr>
          <w:rFonts w:ascii="Arial" w:hAnsi="Arial" w:cs="Arial"/>
        </w:rPr>
      </w:pPr>
      <m:oMathPara>
        <m:oMathParaPr>
          <m:jc m:val="center"/>
        </m:oMathParaPr>
        <m:oMath>
          <m:sSub>
            <m:sSubPr>
              <m:ctrlPr>
                <w:ins w:id="24" w:author="Paulino Perez Rodríguez" w:date="2026-01-30T11:54:00Z" w16du:dateUtc="2026-01-30T17:54:00Z">
                  <w:rPr>
                    <w:rFonts w:ascii="Cambria Math" w:hAnsi="Cambria Math" w:cs="Arial"/>
                    <w:i/>
                  </w:rPr>
                </w:ins>
              </m:ctrlPr>
            </m:sSubPr>
            <m:e>
              <m:r>
                <w:ins w:id="25" w:author="Paulino Perez Rodríguez" w:date="2026-01-30T11:54:00Z" w16du:dateUtc="2026-01-30T17:54:00Z">
                  <w:rPr>
                    <w:rFonts w:ascii="Cambria Math" w:hAnsi="Cambria Math" w:cs="Arial"/>
                  </w:rPr>
                  <m:t>γ</m:t>
                </w:ins>
              </m:r>
            </m:e>
            <m:sub>
              <m:r>
                <w:ins w:id="26" w:author="Paulino Perez Rodríguez" w:date="2026-01-30T11:54:00Z" w16du:dateUtc="2026-01-30T17:54:00Z">
                  <w:rPr>
                    <w:rFonts w:ascii="Cambria Math" w:hAnsi="Cambria Math" w:cs="Arial"/>
                  </w:rPr>
                  <m:t>1</m:t>
                </w:ins>
              </m:r>
            </m:sub>
          </m:sSub>
          <m:r>
            <w:ins w:id="27" w:author="Paulino Perez Rodríguez" w:date="2026-01-30T11:54:00Z" w16du:dateUtc="2026-01-30T17:54:00Z">
              <w:rPr>
                <w:rFonts w:ascii="Cambria Math" w:hAnsi="Cambria Math" w:cs="Arial"/>
              </w:rPr>
              <m:t>=</m:t>
            </w:ins>
          </m:r>
          <m:f>
            <m:fPr>
              <m:ctrlPr>
                <w:rPr>
                  <w:rFonts w:ascii="Cambria Math" w:hAnsi="Cambria Math" w:cs="Arial"/>
                </w:rPr>
              </m:ctrlPr>
            </m:fPr>
            <m:num>
              <m:r>
                <m:rPr>
                  <m:scr m:val="double-struck"/>
                  <m:sty m:val="p"/>
                </m:rPr>
                <w:rPr>
                  <w:rFonts w:ascii="Cambria Math" w:hAnsi="Cambria Math" w:cs="Arial"/>
                </w:rPr>
                <m:t>E[(</m:t>
              </m:r>
              <m:r>
                <w:rPr>
                  <w:rFonts w:ascii="Cambria Math" w:hAnsi="Cambria Math" w:cs="Arial"/>
                </w:rPr>
                <m:t>X</m:t>
              </m:r>
              <m:r>
                <m:rPr>
                  <m:scr m:val="double-struck"/>
                  <m:sty m:val="p"/>
                </m:rPr>
                <w:rPr>
                  <w:rFonts w:ascii="Cambria Math" w:hAnsi="Cambria Math" w:cs="Arial"/>
                </w:rPr>
                <m:t>-E[</m:t>
              </m:r>
              <m:r>
                <w:rPr>
                  <w:rFonts w:ascii="Cambria Math" w:hAnsi="Cambria Math" w:cs="Arial"/>
                </w:rPr>
                <m:t>X</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m:rPr>
                  <m:sty m:val="p"/>
                </m:rPr>
                <w:rPr>
                  <w:rFonts w:ascii="Cambria Math" w:hAnsi="Cambria Math" w:cs="Arial"/>
                </w:rPr>
                <m:t>]</m:t>
              </m:r>
            </m:num>
            <m:den>
              <m:r>
                <m:rPr>
                  <m:scr m:val="double-struck"/>
                  <m:sty m:val="p"/>
                </m:rPr>
                <w:rPr>
                  <w:rFonts w:ascii="Cambria Math" w:hAnsi="Cambria Math" w:cs="Arial"/>
                </w:rPr>
                <m:t>(V</m:t>
              </m:r>
              <m:r>
                <m:rPr>
                  <m:nor/>
                </m:rPr>
                <w:rPr>
                  <w:rFonts w:ascii="Arial" w:hAnsi="Arial" w:cs="Arial"/>
                </w:rPr>
                <m:t>ar</m:t>
              </m:r>
              <m:r>
                <m:rPr>
                  <m:sty m:val="p"/>
                </m:rPr>
                <w:rPr>
                  <w:rFonts w:ascii="Cambria Math" w:hAnsi="Cambria Math" w:cs="Arial"/>
                </w:rPr>
                <m:t>[</m:t>
              </m:r>
              <m:r>
                <w:rPr>
                  <w:rFonts w:ascii="Cambria Math" w:hAnsi="Cambria Math" w:cs="Arial"/>
                </w:rPr>
                <m:t>X</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3</m:t>
                  </m:r>
                  <m:r>
                    <m:rPr>
                      <m:sty m:val="p"/>
                    </m:rPr>
                    <w:rPr>
                      <w:rFonts w:ascii="Cambria Math" w:hAnsi="Cambria Math" w:cs="Arial"/>
                    </w:rPr>
                    <m:t>/</m:t>
                  </m:r>
                  <m:r>
                    <w:rPr>
                      <w:rFonts w:ascii="Cambria Math" w:hAnsi="Cambria Math" w:cs="Arial"/>
                    </w:rPr>
                    <m:t>2</m:t>
                  </m:r>
                </m:sup>
              </m:sSup>
            </m:den>
          </m:f>
          <m:r>
            <m:rPr>
              <m:sty m:val="p"/>
            </m:rPr>
            <w:rPr>
              <w:rFonts w:ascii="Cambria Math" w:hAnsi="Cambria Math" w:cs="Arial"/>
            </w:rPr>
            <m:t>=</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e>
          </m:rad>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π</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λ</m:t>
              </m:r>
            </m:e>
            <m:sup>
              <m:r>
                <w:rPr>
                  <w:rFonts w:ascii="Cambria Math" w:hAnsi="Cambria Math" w:cs="Arial"/>
                </w:rPr>
                <m:t>3</m:t>
              </m:r>
            </m:sup>
          </m:sSup>
          <m:r>
            <m:rPr>
              <m:sty m:val="p"/>
            </m:rPr>
            <w:rPr>
              <w:rFonts w:ascii="Cambria Math" w:hAnsi="Cambria Math" w:cs="Arial"/>
            </w:rPr>
            <m:t>/</m:t>
          </m:r>
          <m:r>
            <w:rPr>
              <w:rFonts w:ascii="Cambria Math" w:hAnsi="Cambria Math" w:cs="Arial"/>
            </w:rPr>
            <m:t>π</m:t>
          </m:r>
          <m:r>
            <m:rPr>
              <m:sty m:val="p"/>
            </m:rPr>
            <w:rPr>
              <w:rFonts w:ascii="Cambria Math" w:hAnsi="Cambria Math" w:cs="Arial"/>
            </w:rPr>
            <m:t>(</m:t>
          </m:r>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rPr>
              </m:ctrlPr>
            </m:sSupPr>
            <m:e>
              <m:r>
                <w:rPr>
                  <w:rFonts w:ascii="Cambria Math" w:hAnsi="Cambria Math" w:cs="Arial"/>
                </w:rPr>
                <m:t>λ</m:t>
              </m:r>
            </m:e>
            <m:sup>
              <m:r>
                <w:rPr>
                  <w:rFonts w:ascii="Cambria Math" w:hAnsi="Cambria Math" w:cs="Arial"/>
                </w:rPr>
                <m:t>2</m:t>
              </m:r>
            </m:sup>
          </m:sSup>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3</m:t>
              </m:r>
              <m:r>
                <m:rPr>
                  <m:sty m:val="p"/>
                </m:rPr>
                <w:rPr>
                  <w:rFonts w:ascii="Cambria Math" w:hAnsi="Cambria Math" w:cs="Arial"/>
                </w:rPr>
                <m:t>/</m:t>
              </m:r>
              <m:r>
                <w:rPr>
                  <w:rFonts w:ascii="Cambria Math" w:hAnsi="Cambria Math" w:cs="Arial"/>
                </w:rPr>
                <m:t>2</m:t>
              </m:r>
            </m:sup>
          </m:sSup>
          <m:r>
            <m:rPr>
              <m:sty m:val="p"/>
            </m:rPr>
            <w:rPr>
              <w:rFonts w:ascii="Cambria Math" w:hAnsi="Cambria Math" w:cs="Arial"/>
            </w:rPr>
            <m:t>.</m:t>
          </m:r>
        </m:oMath>
      </m:oMathPara>
    </w:p>
    <w:p w14:paraId="34682892" w14:textId="69B516B3" w:rsidR="0060608D" w:rsidRPr="00C8295E" w:rsidRDefault="00000000" w:rsidP="00F37A0A">
      <w:pPr>
        <w:numPr>
          <w:ilvl w:val="0"/>
          <w:numId w:val="1"/>
        </w:numPr>
        <w:jc w:val="both"/>
        <w:rPr>
          <w:rFonts w:ascii="Arial" w:hAnsi="Arial" w:cs="Arial"/>
        </w:rPr>
      </w:pPr>
      <w:del w:id="28" w:author="Paulino Perez Rodríguez" w:date="2026-01-30T11:54:00Z" w16du:dateUtc="2026-01-30T17:54:00Z">
        <w:r w:rsidRPr="00C8295E" w:rsidDel="00BC1B60">
          <w:rPr>
            <w:rFonts w:ascii="Arial" w:hAnsi="Arial" w:cs="Arial"/>
          </w:rPr>
          <w:delText xml:space="preserve">Usualmente, esta cantidad se denota con </w:delText>
        </w:r>
      </w:del>
      <m:oMath>
        <m:sSub>
          <m:sSubPr>
            <m:ctrlPr>
              <w:del w:id="29" w:author="Paulino Perez Rodríguez" w:date="2026-01-30T11:54:00Z" w16du:dateUtc="2026-01-30T17:54:00Z">
                <w:rPr>
                  <w:rFonts w:ascii="Cambria Math" w:hAnsi="Cambria Math" w:cs="Arial"/>
                </w:rPr>
              </w:del>
            </m:ctrlPr>
          </m:sSubPr>
          <m:e>
            <m:r>
              <w:del w:id="30" w:author="Paulino Perez Rodríguez" w:date="2026-01-30T11:54:00Z" w16du:dateUtc="2026-01-30T17:54:00Z">
                <w:rPr>
                  <w:rFonts w:ascii="Cambria Math" w:hAnsi="Cambria Math" w:cs="Arial"/>
                </w:rPr>
                <m:t>γ</m:t>
              </w:del>
            </m:r>
          </m:e>
          <m:sub>
            <m:r>
              <w:del w:id="31" w:author="Paulino Perez Rodríguez" w:date="2026-01-30T11:54:00Z" w16du:dateUtc="2026-01-30T17:54:00Z">
                <w:rPr>
                  <w:rFonts w:ascii="Cambria Math" w:hAnsi="Cambria Math" w:cs="Arial"/>
                </w:rPr>
                <m:t>1</m:t>
              </w:del>
            </m:r>
          </m:sub>
        </m:sSub>
      </m:oMath>
      <w:del w:id="32" w:author="Paulino Perez Rodríguez" w:date="2026-01-30T11:54:00Z" w16du:dateUtc="2026-01-30T17:54:00Z">
        <w:r w:rsidRPr="00C8295E" w:rsidDel="00BC1B60">
          <w:rPr>
            <w:rFonts w:ascii="Arial" w:hAnsi="Arial" w:cs="Arial"/>
          </w:rPr>
          <w:delText xml:space="preserve">. </w:delText>
        </w:r>
      </w:del>
      <w:r w:rsidRPr="00C8295E">
        <w:rPr>
          <w:rFonts w:ascii="Arial" w:hAnsi="Arial" w:cs="Arial"/>
        </w:rPr>
        <w:t xml:space="preserve">Bayes </w:t>
      </w:r>
      <w:ins w:id="33" w:author="Paulino Perez Rodríguez" w:date="2026-01-30T11:54:00Z" w16du:dateUtc="2026-01-30T17:54:00Z">
        <w:r w:rsidR="00BC1B60">
          <w:rPr>
            <w:rFonts w:ascii="Arial" w:hAnsi="Arial" w:cs="Arial"/>
          </w:rPr>
          <w:t>y</w:t>
        </w:r>
      </w:ins>
      <w:del w:id="34" w:author="Paulino Perez Rodríguez" w:date="2026-01-30T11:54:00Z" w16du:dateUtc="2026-01-30T17:54:00Z">
        <w:r w:rsidRPr="00C8295E" w:rsidDel="00BC1B60">
          <w:rPr>
            <w:rFonts w:ascii="Arial" w:hAnsi="Arial" w:cs="Arial"/>
          </w:rPr>
          <w:delText>&amp;</w:delText>
        </w:r>
      </w:del>
      <w:r w:rsidRPr="00C8295E">
        <w:rPr>
          <w:rFonts w:ascii="Arial" w:hAnsi="Arial" w:cs="Arial"/>
        </w:rPr>
        <w:t xml:space="preserve"> Branco (2007) sugieren que como </w:t>
      </w:r>
      <m:oMath>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r>
          <m:rPr>
            <m:sty m:val="p"/>
          </m:rPr>
          <w:rPr>
            <w:rFonts w:ascii="Cambria Math" w:hAnsi="Cambria Math" w:cs="Arial"/>
          </w:rPr>
          <m:t>∈(-</m:t>
        </m:r>
        <m:r>
          <w:rPr>
            <w:rFonts w:ascii="Cambria Math" w:hAnsi="Cambria Math" w:cs="Arial"/>
          </w:rPr>
          <m:t>0.9953</m:t>
        </m:r>
        <m:r>
          <m:rPr>
            <m:sty m:val="p"/>
          </m:rPr>
          <w:rPr>
            <w:rFonts w:ascii="Cambria Math" w:hAnsi="Cambria Math" w:cs="Arial"/>
          </w:rPr>
          <m:t>,</m:t>
        </m:r>
        <m:r>
          <w:rPr>
            <w:rFonts w:ascii="Cambria Math" w:hAnsi="Cambria Math" w:cs="Arial"/>
          </w:rPr>
          <m:t> 0.9953</m:t>
        </m:r>
        <m:r>
          <m:rPr>
            <m:sty m:val="p"/>
          </m:rPr>
          <w:rPr>
            <w:rFonts w:ascii="Cambria Math" w:hAnsi="Cambria Math" w:cs="Arial"/>
          </w:rPr>
          <m:t>)</m:t>
        </m:r>
      </m:oMath>
      <w:r w:rsidRPr="00C8295E">
        <w:rPr>
          <w:rFonts w:ascii="Arial" w:hAnsi="Arial" w:cs="Arial"/>
        </w:rPr>
        <w:t>, esta densidad es adecuada solo para modelar sesgo leve o moderado.</w:t>
      </w:r>
    </w:p>
    <w:p w14:paraId="1AE9376B" w14:textId="6FCC4790" w:rsidR="0060608D" w:rsidRPr="00C8295E" w:rsidRDefault="00000000" w:rsidP="00F37A0A">
      <w:pPr>
        <w:numPr>
          <w:ilvl w:val="0"/>
          <w:numId w:val="2"/>
        </w:numPr>
        <w:jc w:val="both"/>
        <w:rPr>
          <w:rFonts w:ascii="Arial" w:hAnsi="Arial" w:cs="Arial"/>
        </w:rPr>
      </w:pPr>
      <w:r w:rsidRPr="00C8295E">
        <w:rPr>
          <w:rFonts w:ascii="Arial" w:hAnsi="Arial" w:cs="Arial"/>
        </w:rPr>
        <w:t xml:space="preserve">Si </w:t>
      </w:r>
      <m:oMath>
        <m:r>
          <w:rPr>
            <w:rFonts w:ascii="Cambria Math" w:hAnsi="Cambria Math" w:cs="Arial"/>
          </w:rPr>
          <m:t>λ</m:t>
        </m:r>
        <m:r>
          <m:rPr>
            <m:sty m:val="p"/>
          </m:rPr>
          <w:rPr>
            <w:rFonts w:ascii="Cambria Math" w:hAnsi="Cambria Math" w:cs="Arial"/>
          </w:rPr>
          <m:t>=</m:t>
        </m:r>
        <m:r>
          <w:rPr>
            <w:rFonts w:ascii="Cambria Math" w:hAnsi="Cambria Math" w:cs="Arial"/>
          </w:rPr>
          <m:t>0</m:t>
        </m:r>
      </m:oMath>
      <w:r w:rsidRPr="00C8295E">
        <w:rPr>
          <w:rFonts w:ascii="Arial" w:hAnsi="Arial" w:cs="Arial"/>
        </w:rPr>
        <w:t xml:space="preserve">, entonces </w:t>
      </w:r>
      <m:oMath>
        <m:r>
          <w:rPr>
            <w:rFonts w:ascii="Cambria Math" w:hAnsi="Cambria Math" w:cs="Arial"/>
          </w:rPr>
          <m:t>X∼N(μ,</m:t>
        </m:r>
        <m:sSup>
          <m:sSupPr>
            <m:ctrlPr>
              <w:rPr>
                <w:rFonts w:ascii="Cambria Math" w:hAnsi="Cambria Math" w:cs="Arial"/>
                <w:i/>
              </w:rPr>
            </m:ctrlPr>
          </m:sSupPr>
          <m:e>
            <m:r>
              <w:rPr>
                <w:rFonts w:ascii="Cambria Math" w:hAnsi="Cambria Math" w:cs="Arial"/>
              </w:rPr>
              <m:t>σ</m:t>
            </m:r>
          </m:e>
          <m:sup>
            <m:r>
              <w:rPr>
                <w:rFonts w:ascii="Cambria Math" w:hAnsi="Cambria Math" w:cs="Arial"/>
              </w:rPr>
              <m:t>2</m:t>
            </m:r>
          </m:sup>
        </m:sSup>
        <m:r>
          <w:rPr>
            <w:rFonts w:ascii="Cambria Math" w:hAnsi="Cambria Math" w:cs="Arial"/>
          </w:rPr>
          <m:t>)</m:t>
        </m:r>
      </m:oMath>
      <w:ins w:id="35" w:author="Paulino Perez Rodríguez" w:date="2026-01-30T11:55:00Z" w16du:dateUtc="2026-01-30T17:55:00Z">
        <w:r w:rsidR="00BC1B60">
          <w:rPr>
            <w:rFonts w:ascii="Arial" w:hAnsi="Arial" w:cs="Arial"/>
          </w:rPr>
          <w:t>.</w:t>
        </w:r>
      </w:ins>
      <w:del w:id="36" w:author="Paulino Perez Rodríguez" w:date="2026-01-30T11:55:00Z" w16du:dateUtc="2026-01-30T17:55:00Z">
        <w:r w:rsidRPr="00C8295E" w:rsidDel="00BC1B60">
          <w:rPr>
            <w:rFonts w:ascii="Arial" w:hAnsi="Arial" w:cs="Arial"/>
          </w:rPr>
          <w:delText>.</w:delText>
        </w:r>
      </w:del>
      <w:r w:rsidRPr="00C8295E">
        <w:rPr>
          <w:rFonts w:ascii="Arial" w:hAnsi="Arial" w:cs="Arial"/>
        </w:rPr>
        <w:t xml:space="preserve"> Además, si </w:t>
      </w:r>
      <m:oMath>
        <m:r>
          <w:rPr>
            <w:rFonts w:ascii="Cambria Math" w:hAnsi="Cambria Math" w:cs="Arial"/>
          </w:rPr>
          <m:t>λ</m:t>
        </m:r>
        <m:r>
          <m:rPr>
            <m:sty m:val="p"/>
          </m:rPr>
          <w:rPr>
            <w:rFonts w:ascii="Cambria Math" w:hAnsi="Cambria Math" w:cs="Arial"/>
          </w:rPr>
          <m:t>→∞</m:t>
        </m:r>
      </m:oMath>
      <w:r w:rsidRPr="00C8295E">
        <w:rPr>
          <w:rFonts w:ascii="Arial" w:hAnsi="Arial" w:cs="Arial"/>
        </w:rPr>
        <w:t xml:space="preserve"> (</w:t>
      </w:r>
      <m:oMath>
        <m:r>
          <m:rPr>
            <m:sty m:val="p"/>
          </m:rPr>
          <w:rPr>
            <w:rFonts w:ascii="Cambria Math" w:hAnsi="Cambria Math" w:cs="Arial"/>
          </w:rPr>
          <m:t>-∞</m:t>
        </m:r>
      </m:oMath>
      <w:r w:rsidRPr="00C8295E">
        <w:rPr>
          <w:rFonts w:ascii="Arial" w:hAnsi="Arial" w:cs="Arial"/>
        </w:rPr>
        <w:t xml:space="preserve">), entonces </w:t>
      </w:r>
      <m:oMath>
        <m:r>
          <w:rPr>
            <w:rFonts w:ascii="Cambria Math" w:hAnsi="Cambria Math" w:cs="Arial"/>
          </w:rPr>
          <m:t>SN</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λ</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oMath>
      <w:r w:rsidRPr="00C8295E">
        <w:rPr>
          <w:rFonts w:ascii="Arial" w:hAnsi="Arial" w:cs="Arial"/>
        </w:rPr>
        <w:t xml:space="preserve"> truncada a la derecha (izquierda) en cero. Este es el caso límite.</w:t>
      </w:r>
    </w:p>
    <w:tbl>
      <w:tblPr>
        <w:tblStyle w:val="Table"/>
        <w:tblW w:w="0" w:type="auto"/>
        <w:jc w:val="center"/>
        <w:tblLook w:val="0600" w:firstRow="0" w:lastRow="0" w:firstColumn="0" w:lastColumn="0" w:noHBand="1" w:noVBand="1"/>
      </w:tblPr>
      <w:tblGrid>
        <w:gridCol w:w="4416"/>
        <w:gridCol w:w="4416"/>
      </w:tblGrid>
      <w:tr w:rsidR="0060608D" w:rsidRPr="00C8295E" w14:paraId="4BD262F9" w14:textId="77777777">
        <w:trPr>
          <w:jc w:val="center"/>
        </w:trPr>
        <w:tc>
          <w:tcPr>
            <w:tcW w:w="0" w:type="auto"/>
          </w:tcPr>
          <w:p w14:paraId="7FFFB732" w14:textId="77777777" w:rsidR="0060608D" w:rsidRPr="00C8295E" w:rsidRDefault="00000000" w:rsidP="00F37A0A">
            <w:pPr>
              <w:pStyle w:val="CaptionedFigure"/>
              <w:jc w:val="both"/>
              <w:rPr>
                <w:rFonts w:ascii="Arial" w:hAnsi="Arial" w:cs="Arial"/>
              </w:rPr>
            </w:pPr>
            <w:bookmarkStart w:id="37" w:name="fig:Skew-Normal-D"/>
            <w:r w:rsidRPr="00C8295E">
              <w:rPr>
                <w:rFonts w:ascii="Arial" w:hAnsi="Arial" w:cs="Arial"/>
                <w:noProof/>
              </w:rPr>
              <w:lastRenderedPageBreak/>
              <w:drawing>
                <wp:inline distT="0" distB="0" distL="0" distR="0" wp14:anchorId="755ACDCD" wp14:editId="578ACAD5">
                  <wp:extent cx="2667000" cy="2667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as/SN_density_pos.png"/>
                          <pic:cNvPicPr>
                            <a:picLocks noChangeAspect="1" noChangeArrowheads="1"/>
                          </pic:cNvPicPr>
                        </pic:nvPicPr>
                        <pic:blipFill>
                          <a:blip r:embed="rId15"/>
                          <a:stretch>
                            <a:fillRect/>
                          </a:stretch>
                        </pic:blipFill>
                        <pic:spPr bwMode="auto">
                          <a:xfrm>
                            <a:off x="0" y="0"/>
                            <a:ext cx="2667000" cy="2667000"/>
                          </a:xfrm>
                          <a:prstGeom prst="rect">
                            <a:avLst/>
                          </a:prstGeom>
                          <a:noFill/>
                          <a:ln w="9525">
                            <a:noFill/>
                            <a:headEnd/>
                            <a:tailEnd/>
                          </a:ln>
                        </pic:spPr>
                      </pic:pic>
                    </a:graphicData>
                  </a:graphic>
                </wp:inline>
              </w:drawing>
            </w:r>
          </w:p>
        </w:tc>
        <w:tc>
          <w:tcPr>
            <w:tcW w:w="0" w:type="auto"/>
          </w:tcPr>
          <w:p w14:paraId="1023E344" w14:textId="129F7B00" w:rsidR="0060608D" w:rsidRPr="00C8295E" w:rsidRDefault="00000000" w:rsidP="00F37A0A">
            <w:pPr>
              <w:pStyle w:val="CaptionedFigure"/>
              <w:jc w:val="both"/>
              <w:rPr>
                <w:rFonts w:ascii="Arial" w:hAnsi="Arial" w:cs="Arial"/>
              </w:rPr>
            </w:pPr>
            <w:r w:rsidRPr="00C8295E">
              <w:rPr>
                <w:rFonts w:ascii="Arial" w:hAnsi="Arial" w:cs="Arial"/>
                <w:noProof/>
              </w:rPr>
              <w:drawing>
                <wp:inline distT="0" distB="0" distL="0" distR="0" wp14:anchorId="17615295" wp14:editId="78B00C4A">
                  <wp:extent cx="2667000" cy="2667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as/logSN_density_pos.png"/>
                          <pic:cNvPicPr>
                            <a:picLocks noChangeAspect="1" noChangeArrowheads="1"/>
                          </pic:cNvPicPr>
                        </pic:nvPicPr>
                        <pic:blipFill>
                          <a:blip r:embed="rId16"/>
                          <a:stretch>
                            <a:fillRect/>
                          </a:stretch>
                        </pic:blipFill>
                        <pic:spPr bwMode="auto">
                          <a:xfrm>
                            <a:off x="0" y="0"/>
                            <a:ext cx="2667000" cy="2667000"/>
                          </a:xfrm>
                          <a:prstGeom prst="rect">
                            <a:avLst/>
                          </a:prstGeom>
                          <a:noFill/>
                          <a:ln w="9525">
                            <a:noFill/>
                            <a:headEnd/>
                            <a:tailEnd/>
                          </a:ln>
                        </pic:spPr>
                      </pic:pic>
                    </a:graphicData>
                  </a:graphic>
                </wp:inline>
              </w:drawing>
            </w:r>
          </w:p>
        </w:tc>
      </w:tr>
    </w:tbl>
    <w:p w14:paraId="612BB7EE" w14:textId="7A0ECD32" w:rsidR="0060608D" w:rsidRPr="00C8295E" w:rsidRDefault="00B5353F" w:rsidP="00F37A0A">
      <w:pPr>
        <w:pStyle w:val="ImageCaption"/>
        <w:jc w:val="both"/>
        <w:rPr>
          <w:rFonts w:ascii="Arial" w:hAnsi="Arial" w:cs="Arial"/>
        </w:rPr>
      </w:pPr>
      <w:commentRangeStart w:id="38"/>
      <w:r w:rsidRPr="00C8295E">
        <w:rPr>
          <w:rFonts w:ascii="Arial" w:hAnsi="Arial" w:cs="Arial"/>
        </w:rPr>
        <w:t xml:space="preserve">Figura 1: Densidad (log-)normal asimétrica estándar para algunos valores de </w:t>
      </w:r>
      <m:oMath>
        <m:r>
          <w:rPr>
            <w:rFonts w:ascii="Cambria Math" w:hAnsi="Cambria Math" w:cs="Arial"/>
          </w:rPr>
          <m:t>λ&gt;0</m:t>
        </m:r>
      </m:oMath>
      <w:r w:rsidRPr="00C8295E">
        <w:rPr>
          <w:rFonts w:ascii="Arial" w:hAnsi="Arial" w:cs="Arial"/>
        </w:rPr>
        <w:t>. Fuente: elaboración propia.</w:t>
      </w:r>
      <w:commentRangeEnd w:id="38"/>
      <w:r w:rsidR="007950E5">
        <w:rPr>
          <w:rStyle w:val="Refdecomentario"/>
          <w:i w:val="0"/>
        </w:rPr>
        <w:commentReference w:id="38"/>
      </w:r>
    </w:p>
    <w:bookmarkEnd w:id="37"/>
    <w:p w14:paraId="653C1E9E" w14:textId="4A840F5D" w:rsidR="0060608D" w:rsidRPr="00C8295E" w:rsidRDefault="00000000" w:rsidP="00F37A0A">
      <w:pPr>
        <w:pStyle w:val="Textoindependiente"/>
        <w:jc w:val="both"/>
        <w:rPr>
          <w:rFonts w:ascii="Arial" w:hAnsi="Arial" w:cs="Arial"/>
        </w:rPr>
      </w:pPr>
      <w:r w:rsidRPr="00C8295E">
        <w:rPr>
          <w:rFonts w:ascii="Arial" w:hAnsi="Arial" w:cs="Arial"/>
        </w:rPr>
        <w:t>A diferencia del caso normal, la media y varianza de esta distribución no coinciden con los parámetros de localidad y escala. Así mismo, la inferencia sobre estos parámetros presenta dificultades prácticas y por ello se propone emplear la parametrización centrada (</w:t>
      </w:r>
      <w:proofErr w:type="spellStart"/>
      <w:r w:rsidRPr="00C8295E">
        <w:rPr>
          <w:rFonts w:ascii="Arial" w:hAnsi="Arial" w:cs="Arial"/>
        </w:rPr>
        <w:t>Azzalini</w:t>
      </w:r>
      <w:proofErr w:type="spellEnd"/>
      <w:r w:rsidRPr="00C8295E">
        <w:rPr>
          <w:rFonts w:ascii="Arial" w:hAnsi="Arial" w:cs="Arial"/>
        </w:rPr>
        <w:t xml:space="preserve">, 1985; Bayes </w:t>
      </w:r>
      <w:ins w:id="39" w:author="Paulino Perez Rodríguez" w:date="2026-01-30T12:01:00Z" w16du:dateUtc="2026-01-30T18:01:00Z">
        <w:r w:rsidR="007950E5">
          <w:rPr>
            <w:rFonts w:ascii="Arial" w:hAnsi="Arial" w:cs="Arial"/>
          </w:rPr>
          <w:t>y</w:t>
        </w:r>
      </w:ins>
      <w:del w:id="40" w:author="Paulino Perez Rodríguez" w:date="2026-01-30T12:01:00Z" w16du:dateUtc="2026-01-30T18:01:00Z">
        <w:r w:rsidRPr="00C8295E" w:rsidDel="007950E5">
          <w:rPr>
            <w:rFonts w:ascii="Arial" w:hAnsi="Arial" w:cs="Arial"/>
          </w:rPr>
          <w:delText>&amp;</w:delText>
        </w:r>
      </w:del>
      <w:r w:rsidRPr="00C8295E">
        <w:rPr>
          <w:rFonts w:ascii="Arial" w:hAnsi="Arial" w:cs="Arial"/>
        </w:rPr>
        <w:t xml:space="preserve"> Branco, 2007). Sea </w:t>
      </w:r>
      <m:oMath>
        <m:r>
          <w:rPr>
            <w:rFonts w:ascii="Cambria Math" w:hAnsi="Cambria Math" w:cs="Arial"/>
          </w:rPr>
          <m:t>Z</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C8295E">
        <w:rPr>
          <w:rFonts w:ascii="Arial" w:hAnsi="Arial" w:cs="Arial"/>
        </w:rPr>
        <w:t xml:space="preserve">, </w:t>
      </w:r>
      <w:r w:rsidR="007950E5">
        <w:rPr>
          <w:rFonts w:ascii="Arial" w:hAnsi="Arial" w:cs="Arial"/>
        </w:rPr>
        <w:t xml:space="preserve">si se define </w:t>
      </w:r>
      <w:r w:rsidRPr="00C8295E">
        <w:rPr>
          <w:rFonts w:ascii="Arial" w:hAnsi="Arial" w:cs="Arial"/>
        </w:rPr>
        <w:t xml:space="preserve">a </w:t>
      </w:r>
      <m:oMath>
        <m:r>
          <w:rPr>
            <w:rFonts w:ascii="Cambria Math" w:hAnsi="Cambria Math" w:cs="Arial"/>
          </w:rPr>
          <m:t>X</m:t>
        </m:r>
      </m:oMath>
      <w:r w:rsidRPr="00C8295E">
        <w:rPr>
          <w:rFonts w:ascii="Arial" w:hAnsi="Arial" w:cs="Arial"/>
        </w:rPr>
        <w:t xml:space="preserve"> como</w:t>
      </w:r>
    </w:p>
    <w:p w14:paraId="4E6F8896" w14:textId="0051531E" w:rsidR="0060608D" w:rsidRPr="00C8295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σ</m:t>
              </m:r>
              <m:d>
                <m:dPr>
                  <m:ctrlPr>
                    <w:rPr>
                      <w:rFonts w:ascii="Cambria Math" w:hAnsi="Cambria Math" w:cs="Arial"/>
                    </w:rPr>
                  </m:ctrlPr>
                </m:dPr>
                <m:e>
                  <m:d>
                    <m:dPr>
                      <m:ctrlPr>
                        <w:rPr>
                          <w:rFonts w:ascii="Cambria Math" w:hAnsi="Cambria Math" w:cs="Arial"/>
                        </w:rPr>
                      </m:ctrlPr>
                    </m:dPr>
                    <m:e>
                      <m:r>
                        <w:rPr>
                          <w:rFonts w:ascii="Cambria Math" w:hAnsi="Cambria Math" w:cs="Arial"/>
                        </w:rPr>
                        <m:t>Z</m:t>
                      </m:r>
                      <m:r>
                        <m:rPr>
                          <m:scr m:val="double-struck"/>
                          <m:sty m:val="p"/>
                        </m:rPr>
                        <w:rPr>
                          <w:rFonts w:ascii="Cambria Math" w:hAnsi="Cambria Math" w:cs="Arial"/>
                        </w:rPr>
                        <m:t>-E</m:t>
                      </m:r>
                      <m:d>
                        <m:dPr>
                          <m:begChr m:val="["/>
                          <m:endChr m:val="]"/>
                          <m:ctrlPr>
                            <w:rPr>
                              <w:rFonts w:ascii="Cambria Math" w:hAnsi="Cambria Math" w:cs="Arial"/>
                            </w:rPr>
                          </m:ctrlPr>
                        </m:dPr>
                        <m:e>
                          <m:r>
                            <w:rPr>
                              <w:rFonts w:ascii="Cambria Math" w:hAnsi="Cambria Math" w:cs="Arial"/>
                            </w:rPr>
                            <m:t>Z</m:t>
                          </m:r>
                        </m:e>
                      </m:d>
                    </m:e>
                  </m:d>
                  <m:r>
                    <m:rPr>
                      <m:lit/>
                      <m:sty m:val="p"/>
                    </m:rPr>
                    <w:rPr>
                      <w:rFonts w:ascii="Cambria Math" w:hAnsi="Cambria Math" w:cs="Arial"/>
                    </w:rPr>
                    <m:t>/</m:t>
                  </m:r>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r>
                            <w:rPr>
                              <w:rFonts w:ascii="Cambria Math" w:hAnsi="Cambria Math" w:cs="Arial"/>
                            </w:rPr>
                            <m:t>Z</m:t>
                          </m:r>
                        </m:e>
                      </m:d>
                    </m:e>
                  </m:rad>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2</m:t>
                  </m:r>
                </m:e>
              </m:d>
              <m:ctrlPr>
                <w:rPr>
                  <w:rFonts w:ascii="Cambria Math" w:hAnsi="Cambria Math" w:cs="Arial"/>
                  <w:i/>
                </w:rPr>
              </m:ctrlPr>
            </m:e>
          </m:eqArr>
        </m:oMath>
      </m:oMathPara>
    </w:p>
    <w:p w14:paraId="27D7BFA1" w14:textId="534E626A" w:rsidR="0060608D" w:rsidRPr="00C8295E" w:rsidRDefault="00000000" w:rsidP="00F37A0A">
      <w:pPr>
        <w:pStyle w:val="FirstParagraph"/>
        <w:jc w:val="both"/>
        <w:rPr>
          <w:rFonts w:ascii="Arial" w:hAnsi="Arial" w:cs="Arial"/>
        </w:rPr>
      </w:pPr>
      <w:r w:rsidRPr="00C8295E">
        <w:rPr>
          <w:rFonts w:ascii="Arial" w:hAnsi="Arial" w:cs="Arial"/>
        </w:rPr>
        <w:t xml:space="preserve">entonces </w:t>
      </w:r>
      <m:oMath>
        <m:r>
          <w:rPr>
            <w:rFonts w:ascii="Cambria Math" w:hAnsi="Cambria Math" w:cs="Arial"/>
          </w:rPr>
          <m:t>X</m:t>
        </m:r>
      </m:oMath>
      <w:r w:rsidRPr="00C8295E">
        <w:rPr>
          <w:rFonts w:ascii="Arial" w:hAnsi="Arial" w:cs="Arial"/>
        </w:rPr>
        <w:t xml:space="preserve"> tiene distribución normal asimétrica centrada, y se denota como </w:t>
      </w:r>
      <m:oMath>
        <m:r>
          <w:rPr>
            <w:rFonts w:ascii="Cambria Math" w:hAnsi="Cambria Math" w:cs="Arial"/>
          </w:rPr>
          <m:t>X</m:t>
        </m:r>
        <m:r>
          <m:rPr>
            <m:sty m:val="p"/>
          </m:rPr>
          <w:rPr>
            <w:rFonts w:ascii="Cambria Math" w:hAnsi="Cambria Math" w:cs="Arial"/>
          </w:rPr>
          <m:t>∼</m:t>
        </m:r>
        <m:r>
          <w:rPr>
            <w:rFonts w:ascii="Cambria Math" w:hAnsi="Cambria Math" w:cs="Arial"/>
          </w:rPr>
          <m:t>S</m:t>
        </m:r>
        <m:sSup>
          <m:sSupPr>
            <m:ctrlPr>
              <w:rPr>
                <w:rFonts w:ascii="Cambria Math" w:hAnsi="Cambria Math" w:cs="Arial"/>
              </w:rPr>
            </m:ctrlPr>
          </m:sSupPr>
          <m:e>
            <m:r>
              <w:rPr>
                <w:rFonts w:ascii="Cambria Math" w:hAnsi="Cambria Math" w:cs="Arial"/>
              </w:rPr>
              <m:t>N</m:t>
            </m:r>
          </m:e>
          <m:sup>
            <m:r>
              <w:rPr>
                <w:rFonts w:ascii="Cambria Math" w:hAnsi="Cambria Math" w:cs="Arial"/>
              </w:rPr>
              <m:t>C</m:t>
            </m:r>
          </m:sup>
        </m:sSup>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r>
          <m:rPr>
            <m:sty m:val="p"/>
          </m:rPr>
          <w:rPr>
            <w:rFonts w:ascii="Cambria Math" w:hAnsi="Cambria Math" w:cs="Arial"/>
          </w:rPr>
          <m:t>)</m:t>
        </m:r>
      </m:oMath>
      <w:ins w:id="41" w:author="Paulino Perez Rodríguez" w:date="2026-01-30T12:02:00Z" w16du:dateUtc="2026-01-30T18:02:00Z">
        <w:r w:rsidR="007950E5">
          <w:rPr>
            <w:rFonts w:ascii="Arial" w:hAnsi="Arial" w:cs="Arial"/>
          </w:rPr>
          <w:t xml:space="preserve"> donde </w:t>
        </w:r>
      </w:ins>
      <m:oMath>
        <m:sSub>
          <m:sSubPr>
            <m:ctrlPr>
              <w:ins w:id="42" w:author="Paulino Perez Rodríguez" w:date="2026-01-30T12:03:00Z" w16du:dateUtc="2026-01-30T18:03:00Z">
                <w:rPr>
                  <w:rFonts w:ascii="Cambria Math" w:hAnsi="Cambria Math" w:cs="Arial"/>
                </w:rPr>
              </w:ins>
            </m:ctrlPr>
          </m:sSubPr>
          <m:e>
            <m:r>
              <w:ins w:id="43" w:author="Paulino Perez Rodríguez" w:date="2026-01-30T12:03:00Z" w16du:dateUtc="2026-01-30T18:03:00Z">
                <w:rPr>
                  <w:rFonts w:ascii="Cambria Math" w:hAnsi="Cambria Math" w:cs="Arial"/>
                </w:rPr>
                <m:t>γ</m:t>
              </w:ins>
            </m:r>
          </m:e>
          <m:sub>
            <m:r>
              <w:ins w:id="44" w:author="Paulino Perez Rodríguez" w:date="2026-01-30T12:03:00Z" w16du:dateUtc="2026-01-30T18:03:00Z">
                <w:rPr>
                  <w:rFonts w:ascii="Cambria Math" w:hAnsi="Cambria Math" w:cs="Arial"/>
                </w:rPr>
                <m:t>1</m:t>
              </w:ins>
            </m:r>
          </m:sub>
        </m:sSub>
      </m:oMath>
      <w:ins w:id="45" w:author="Paulino Perez Rodríguez" w:date="2026-01-30T12:03:00Z" w16du:dateUtc="2026-01-30T18:03:00Z">
        <w:r w:rsidR="007950E5">
          <w:rPr>
            <w:rFonts w:ascii="Arial" w:hAnsi="Arial" w:cs="Arial"/>
          </w:rPr>
          <w:t xml:space="preserve"> denota el coeficiente de asimetría</w:t>
        </w:r>
      </w:ins>
      <w:r w:rsidRPr="00C8295E">
        <w:rPr>
          <w:rFonts w:ascii="Arial" w:hAnsi="Arial" w:cs="Arial"/>
        </w:rPr>
        <w:t xml:space="preserve">. La función de densidad de </w:t>
      </w:r>
      <m:oMath>
        <m:r>
          <w:rPr>
            <w:rFonts w:ascii="Cambria Math" w:hAnsi="Cambria Math" w:cs="Arial"/>
          </w:rPr>
          <m:t>X</m:t>
        </m:r>
      </m:oMath>
      <w:r w:rsidRPr="00C8295E">
        <w:rPr>
          <w:rFonts w:ascii="Arial" w:hAnsi="Arial" w:cs="Arial"/>
        </w:rPr>
        <w:t xml:space="preserve"> es más </w:t>
      </w:r>
      <w:commentRangeStart w:id="46"/>
      <w:r w:rsidRPr="00C8295E">
        <w:rPr>
          <w:rFonts w:ascii="Arial" w:hAnsi="Arial" w:cs="Arial"/>
        </w:rPr>
        <w:t>extensa</w:t>
      </w:r>
      <w:commentRangeEnd w:id="46"/>
      <w:r w:rsidR="007950E5">
        <w:rPr>
          <w:rStyle w:val="Refdecomentario"/>
        </w:rPr>
        <w:commentReference w:id="46"/>
      </w:r>
      <w:r w:rsidRPr="00C8295E">
        <w:rPr>
          <w:rFonts w:ascii="Arial" w:hAnsi="Arial" w:cs="Arial"/>
        </w:rPr>
        <w:t>, aunque reensambla la Ecuació</w:t>
      </w:r>
      <w:r w:rsidR="00CD0B5A" w:rsidRPr="00C8295E">
        <w:rPr>
          <w:rFonts w:ascii="Arial" w:hAnsi="Arial" w:cs="Arial"/>
        </w:rPr>
        <w:t>n (1)</w:t>
      </w:r>
      <w:del w:id="47" w:author="Paulino Perez Rodríguez" w:date="2026-01-30T12:04:00Z" w16du:dateUtc="2026-01-30T18:04:00Z">
        <w:r w:rsidRPr="00C8295E" w:rsidDel="007950E5">
          <w:rPr>
            <w:rFonts w:ascii="Arial" w:hAnsi="Arial" w:cs="Arial"/>
          </w:rPr>
          <w:delText>.</w:delText>
        </w:r>
      </w:del>
      <w:r w:rsidRPr="00C8295E">
        <w:rPr>
          <w:rStyle w:val="Refdenotaalpie"/>
          <w:rFonts w:ascii="Arial" w:hAnsi="Arial" w:cs="Arial"/>
        </w:rPr>
        <w:footnoteReference w:id="2"/>
      </w:r>
      <w:ins w:id="50" w:author="Paulino Perez Rodríguez" w:date="2026-01-30T12:04:00Z" w16du:dateUtc="2026-01-30T18:04:00Z">
        <w:r w:rsidR="007950E5">
          <w:rPr>
            <w:rFonts w:ascii="Arial" w:hAnsi="Arial" w:cs="Arial"/>
          </w:rPr>
          <w:t>.</w:t>
        </w:r>
      </w:ins>
      <w:r w:rsidRPr="00C8295E">
        <w:rPr>
          <w:rFonts w:ascii="Arial" w:hAnsi="Arial" w:cs="Arial"/>
        </w:rPr>
        <w:t xml:space="preserve"> En la discusión posterior, únicamente centramos la media y varianza, dejando el parámetro de forma sin modificación. De este modo, es posible mantener sólo un tipo de notación.</w:t>
      </w:r>
    </w:p>
    <w:p w14:paraId="1ADF54DD" w14:textId="77777777" w:rsidR="0060608D" w:rsidRPr="00C8295E" w:rsidRDefault="00000000" w:rsidP="00F37A0A">
      <w:pPr>
        <w:pStyle w:val="Ttulo2"/>
        <w:jc w:val="both"/>
        <w:rPr>
          <w:rFonts w:ascii="Arial" w:hAnsi="Arial" w:cs="Arial"/>
          <w:sz w:val="24"/>
          <w:szCs w:val="24"/>
        </w:rPr>
      </w:pPr>
      <w:bookmarkStart w:id="51" w:name="subsec:truncamiento"/>
      <w:bookmarkEnd w:id="8"/>
      <w:r w:rsidRPr="00C8295E">
        <w:rPr>
          <w:rFonts w:ascii="Arial" w:hAnsi="Arial" w:cs="Arial"/>
          <w:sz w:val="24"/>
          <w:szCs w:val="24"/>
        </w:rPr>
        <w:t>Truncamiento oculto</w:t>
      </w:r>
    </w:p>
    <w:p w14:paraId="04C75FCE" w14:textId="6E32416A" w:rsidR="0060608D" w:rsidRPr="00C8295E" w:rsidRDefault="00000000" w:rsidP="00F37A0A">
      <w:pPr>
        <w:pStyle w:val="FirstParagraph"/>
        <w:jc w:val="both"/>
        <w:rPr>
          <w:rFonts w:ascii="Arial" w:hAnsi="Arial" w:cs="Arial"/>
        </w:rPr>
      </w:pPr>
      <w:r w:rsidRPr="00C8295E">
        <w:rPr>
          <w:rFonts w:ascii="Arial" w:hAnsi="Arial" w:cs="Arial"/>
        </w:rPr>
        <w:t>Una representación estocástica de la densidad normal asimétrica que es útil para la exposición siguiente, es mediante el proceso de truncamiento oculto</w:t>
      </w:r>
      <w:del w:id="52" w:author="Paulino Perez Rodríguez" w:date="2026-01-30T12:05:00Z" w16du:dateUtc="2026-01-30T18:05:00Z">
        <w:r w:rsidRPr="00C8295E" w:rsidDel="007950E5">
          <w:rPr>
            <w:rFonts w:ascii="Arial" w:hAnsi="Arial" w:cs="Arial"/>
          </w:rPr>
          <w:delText>.</w:delText>
        </w:r>
      </w:del>
      <w:r w:rsidRPr="00C8295E">
        <w:rPr>
          <w:rStyle w:val="Refdenotaalpie"/>
          <w:rFonts w:ascii="Arial" w:hAnsi="Arial" w:cs="Arial"/>
        </w:rPr>
        <w:footnoteReference w:id="3"/>
      </w:r>
      <w:ins w:id="55" w:author="Paulino Perez Rodríguez" w:date="2026-01-30T12:05:00Z" w16du:dateUtc="2026-01-30T18:05:00Z">
        <w:r w:rsidR="007950E5">
          <w:rPr>
            <w:rFonts w:ascii="Arial" w:hAnsi="Arial" w:cs="Arial"/>
          </w:rPr>
          <w:t>.</w:t>
        </w:r>
      </w:ins>
      <w:r w:rsidRPr="00C8295E">
        <w:rPr>
          <w:rFonts w:ascii="Arial" w:hAnsi="Arial" w:cs="Arial"/>
        </w:rPr>
        <w:t xml:space="preserve"> La utilidad práctica es evitar el uso de la densidad normal sesgada de forma </w:t>
      </w:r>
      <w:r w:rsidR="009C424E" w:rsidRPr="00C8295E">
        <w:rPr>
          <w:rFonts w:ascii="Arial" w:hAnsi="Arial" w:cs="Arial"/>
        </w:rPr>
        <w:t>explícita</w:t>
      </w:r>
      <w:r w:rsidRPr="00C8295E">
        <w:rPr>
          <w:rFonts w:ascii="Arial" w:hAnsi="Arial" w:cs="Arial"/>
        </w:rPr>
        <w:t xml:space="preserve">. Ahora, este proceso puede surgir en diversos contextos, quizás incluso de forma inconsciente, suponga que se observan dos variables aleatorias normales correlacionadas </w:t>
      </w:r>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C8295E">
        <w:rPr>
          <w:rFonts w:ascii="Arial" w:hAnsi="Arial" w:cs="Arial"/>
        </w:rPr>
        <w:t xml:space="preserve"> y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C8295E">
        <w:rPr>
          <w:rFonts w:ascii="Arial" w:hAnsi="Arial" w:cs="Arial"/>
        </w:rPr>
        <w:t xml:space="preserve">, si registramos alguna de estas variables siempre que la otra exceda cierto umbral </w:t>
      </w:r>
      <m:oMath>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C8295E">
        <w:rPr>
          <w:rFonts w:ascii="Arial" w:hAnsi="Arial" w:cs="Arial"/>
        </w:rPr>
        <w:t xml:space="preserve"> (es decir </w:t>
      </w:r>
      <m:oMath>
        <m:r>
          <w:rPr>
            <w:rFonts w:ascii="Cambria Math" w:hAnsi="Cambria Math" w:cs="Arial"/>
          </w:rPr>
          <m:t>Y</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C8295E">
        <w:rPr>
          <w:rFonts w:ascii="Arial" w:hAnsi="Arial" w:cs="Arial"/>
        </w:rPr>
        <w:t xml:space="preserve"> siempre que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m:rPr>
            <m:sty m:val="p"/>
          </m:rPr>
          <w:rPr>
            <w:rFonts w:ascii="Cambria Math" w:hAnsi="Cambria Math" w:cs="Arial"/>
          </w:rPr>
          <m:t>&gt;</m:t>
        </m:r>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C8295E">
        <w:rPr>
          <w:rFonts w:ascii="Arial" w:hAnsi="Arial" w:cs="Arial"/>
        </w:rPr>
        <w:t>), entonces inducimos sesgo en las observaciones retenidas (</w:t>
      </w:r>
      <m:oMath>
        <m:r>
          <w:rPr>
            <w:rFonts w:ascii="Cambria Math" w:hAnsi="Cambria Math" w:cs="Arial"/>
          </w:rPr>
          <m:t>Y</m:t>
        </m:r>
      </m:oMath>
      <w:r w:rsidRPr="00C8295E">
        <w:rPr>
          <w:rFonts w:ascii="Arial" w:hAnsi="Arial" w:cs="Arial"/>
        </w:rPr>
        <w:t xml:space="preserve">), y este sesgo es proporcional a su correlación </w:t>
      </w:r>
      <m:oMath>
        <m:r>
          <w:rPr>
            <w:rFonts w:ascii="Cambria Math" w:hAnsi="Cambria Math" w:cs="Arial"/>
          </w:rPr>
          <m:t>ρ</m:t>
        </m:r>
      </m:oMath>
      <w:r w:rsidRPr="00C8295E">
        <w:rPr>
          <w:rFonts w:ascii="Arial" w:hAnsi="Arial" w:cs="Arial"/>
        </w:rPr>
        <w:t>, de este modo, las observaciones que filtramos (</w:t>
      </w:r>
      <m:oMath>
        <m:r>
          <w:rPr>
            <w:rFonts w:ascii="Cambria Math" w:hAnsi="Cambria Math" w:cs="Arial"/>
          </w:rPr>
          <m:t>Y</m:t>
        </m:r>
      </m:oMath>
      <w:r w:rsidRPr="00C8295E">
        <w:rPr>
          <w:rFonts w:ascii="Arial" w:hAnsi="Arial" w:cs="Arial"/>
        </w:rPr>
        <w:t>) de acuerdo a la otra variable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C8295E">
        <w:rPr>
          <w:rFonts w:ascii="Arial" w:hAnsi="Arial" w:cs="Arial"/>
        </w:rPr>
        <w:t xml:space="preserve">) tendrán distribución normal asimétrica; además, este </w:t>
      </w:r>
      <w:r w:rsidRPr="00C8295E">
        <w:rPr>
          <w:rFonts w:ascii="Arial" w:hAnsi="Arial" w:cs="Arial"/>
        </w:rPr>
        <w:lastRenderedPageBreak/>
        <w:t>mecanismo puede extenderse a más dimensiones</w:t>
      </w:r>
      <w:del w:id="56" w:author="Paulino Perez Rodríguez" w:date="2026-01-30T12:07:00Z" w16du:dateUtc="2026-01-30T18:07:00Z">
        <w:r w:rsidRPr="00C8295E" w:rsidDel="007950E5">
          <w:rPr>
            <w:rFonts w:ascii="Arial" w:hAnsi="Arial" w:cs="Arial"/>
          </w:rPr>
          <w:delText>.</w:delText>
        </w:r>
      </w:del>
      <w:r w:rsidRPr="00C8295E">
        <w:rPr>
          <w:rFonts w:ascii="Arial" w:hAnsi="Arial" w:cs="Arial"/>
        </w:rPr>
        <w:t xml:space="preserve"> (Arellano-Valle </w:t>
      </w:r>
      <w:ins w:id="57" w:author="Paulino Perez Rodríguez" w:date="2026-01-30T12:07:00Z" w16du:dateUtc="2026-01-30T18:07:00Z">
        <w:r w:rsidR="007950E5">
          <w:rPr>
            <w:rFonts w:ascii="Arial" w:hAnsi="Arial" w:cs="Arial"/>
          </w:rPr>
          <w:t>y</w:t>
        </w:r>
      </w:ins>
      <w:del w:id="58" w:author="Paulino Perez Rodríguez" w:date="2026-01-30T12:07:00Z" w16du:dateUtc="2026-01-30T18:07:00Z">
        <w:r w:rsidRPr="00C8295E" w:rsidDel="007950E5">
          <w:rPr>
            <w:rFonts w:ascii="Arial" w:hAnsi="Arial" w:cs="Arial"/>
          </w:rPr>
          <w:delText>&amp;</w:delText>
        </w:r>
      </w:del>
      <w:r w:rsidRPr="00C8295E">
        <w:rPr>
          <w:rFonts w:ascii="Arial" w:hAnsi="Arial" w:cs="Arial"/>
        </w:rPr>
        <w:t xml:space="preserve"> </w:t>
      </w:r>
      <w:proofErr w:type="spellStart"/>
      <w:r w:rsidRPr="00C8295E">
        <w:rPr>
          <w:rFonts w:ascii="Arial" w:hAnsi="Arial" w:cs="Arial"/>
        </w:rPr>
        <w:t>Azzalini</w:t>
      </w:r>
      <w:proofErr w:type="spellEnd"/>
      <w:r w:rsidRPr="00C8295E">
        <w:rPr>
          <w:rFonts w:ascii="Arial" w:hAnsi="Arial" w:cs="Arial"/>
        </w:rPr>
        <w:t xml:space="preserve">, 2008; Arnold </w:t>
      </w:r>
      <w:ins w:id="59" w:author="Paulino Perez Rodríguez" w:date="2026-01-30T12:07:00Z" w16du:dateUtc="2026-01-30T18:07:00Z">
        <w:r w:rsidR="007950E5">
          <w:rPr>
            <w:rFonts w:ascii="Arial" w:hAnsi="Arial" w:cs="Arial"/>
          </w:rPr>
          <w:t>y</w:t>
        </w:r>
      </w:ins>
      <w:del w:id="60" w:author="Paulino Perez Rodríguez" w:date="2026-01-30T12:07:00Z" w16du:dateUtc="2026-01-30T18:07:00Z">
        <w:r w:rsidRPr="00C8295E" w:rsidDel="007950E5">
          <w:rPr>
            <w:rFonts w:ascii="Arial" w:hAnsi="Arial" w:cs="Arial"/>
          </w:rPr>
          <w:delText>&amp;</w:delText>
        </w:r>
      </w:del>
      <w:r w:rsidRPr="00C8295E">
        <w:rPr>
          <w:rFonts w:ascii="Arial" w:hAnsi="Arial" w:cs="Arial"/>
        </w:rPr>
        <w:t xml:space="preserve"> Beaver, 2000; </w:t>
      </w:r>
      <w:proofErr w:type="spellStart"/>
      <w:r w:rsidRPr="00C8295E">
        <w:rPr>
          <w:rFonts w:ascii="Arial" w:hAnsi="Arial" w:cs="Arial"/>
        </w:rPr>
        <w:t>Azzalini</w:t>
      </w:r>
      <w:proofErr w:type="spellEnd"/>
      <w:r w:rsidRPr="00C8295E">
        <w:rPr>
          <w:rFonts w:ascii="Arial" w:hAnsi="Arial" w:cs="Arial"/>
        </w:rPr>
        <w:t>, 2013).</w:t>
      </w:r>
    </w:p>
    <w:p w14:paraId="6FB31A2E" w14:textId="77777777" w:rsidR="0060608D" w:rsidRPr="00C8295E" w:rsidRDefault="00000000" w:rsidP="00F37A0A">
      <w:pPr>
        <w:pStyle w:val="Ttulo2"/>
        <w:jc w:val="both"/>
        <w:rPr>
          <w:rFonts w:ascii="Arial" w:hAnsi="Arial" w:cs="Arial"/>
          <w:sz w:val="24"/>
          <w:szCs w:val="24"/>
        </w:rPr>
      </w:pPr>
      <w:bookmarkStart w:id="61" w:name="subsec:areas-pequeñas"/>
      <w:bookmarkEnd w:id="51"/>
      <w:r w:rsidRPr="00C8295E">
        <w:rPr>
          <w:rFonts w:ascii="Arial" w:hAnsi="Arial" w:cs="Arial"/>
          <w:sz w:val="24"/>
          <w:szCs w:val="24"/>
        </w:rPr>
        <w:t>Modelos en áreas pequeñas</w:t>
      </w:r>
    </w:p>
    <w:p w14:paraId="45004754" w14:textId="759054D8" w:rsidR="0060608D" w:rsidRPr="00C8295E" w:rsidRDefault="00000000" w:rsidP="00F37A0A">
      <w:pPr>
        <w:pStyle w:val="FirstParagraph"/>
        <w:jc w:val="both"/>
        <w:rPr>
          <w:rFonts w:ascii="Arial" w:hAnsi="Arial" w:cs="Arial"/>
        </w:rPr>
      </w:pPr>
      <w:r w:rsidRPr="00C8295E">
        <w:rPr>
          <w:rFonts w:ascii="Arial" w:hAnsi="Arial" w:cs="Arial"/>
        </w:rPr>
        <w:t xml:space="preserve">Cuando se trabaja en el contexto de áreas pequeñas se obtienen dos tipos de estimadores: directos e indirectos. Los estimadores directos llevan a cabo la inferencia con información exclusiva de cada área pequeña, y casi siempre se construyen a partir de un diseño muestral, por ejemplo, encuestas. Por otro lado, los estimadores indirectos toman información de otras áreas pequeñas, de tal modo que pueden hacer inferencias más robustas. De este modo, los estimadores indirectos emplean modelos estadísticos con el fin de hacer predicciones de alguna variable objetivo, empleando información auxiliar (Rao </w:t>
      </w:r>
      <w:ins w:id="62" w:author="Paulino Perez Rodríguez" w:date="2026-01-30T12:51:00Z" w16du:dateUtc="2026-01-30T18:51:00Z">
        <w:r w:rsidR="00A66BBE">
          <w:rPr>
            <w:rFonts w:ascii="Arial" w:hAnsi="Arial" w:cs="Arial"/>
          </w:rPr>
          <w:t>y</w:t>
        </w:r>
      </w:ins>
      <w:del w:id="63" w:author="Paulino Perez Rodríguez" w:date="2026-01-30T12:51:00Z" w16du:dateUtc="2026-01-30T18:51:00Z">
        <w:r w:rsidRPr="00C8295E" w:rsidDel="00A66BBE">
          <w:rPr>
            <w:rFonts w:ascii="Arial" w:hAnsi="Arial" w:cs="Arial"/>
          </w:rPr>
          <w:delText>&amp;</w:delText>
        </w:r>
      </w:del>
      <w:r w:rsidRPr="00C8295E">
        <w:rPr>
          <w:rFonts w:ascii="Arial" w:hAnsi="Arial" w:cs="Arial"/>
        </w:rPr>
        <w:t xml:space="preserve"> Molina, 2015).</w:t>
      </w:r>
    </w:p>
    <w:p w14:paraId="36BD3BA8" w14:textId="16CF0786" w:rsidR="0060608D" w:rsidRPr="00C8295E" w:rsidRDefault="00000000" w:rsidP="00F37A0A">
      <w:pPr>
        <w:pStyle w:val="Textoindependiente"/>
        <w:jc w:val="both"/>
        <w:rPr>
          <w:rFonts w:ascii="Arial" w:hAnsi="Arial" w:cs="Arial"/>
        </w:rPr>
      </w:pPr>
      <w:r w:rsidRPr="00C8295E">
        <w:rPr>
          <w:rFonts w:ascii="Arial" w:hAnsi="Arial" w:cs="Arial"/>
        </w:rPr>
        <w:t>En la estimación de áreas pequeñas (</w:t>
      </w:r>
      <w:commentRangeStart w:id="64"/>
      <w:r w:rsidRPr="00C8295E">
        <w:rPr>
          <w:rFonts w:ascii="Arial" w:hAnsi="Arial" w:cs="Arial"/>
        </w:rPr>
        <w:t>SAE</w:t>
      </w:r>
      <w:commentRangeEnd w:id="64"/>
      <w:r w:rsidR="00A66BBE">
        <w:rPr>
          <w:rStyle w:val="Refdecomentario"/>
        </w:rPr>
        <w:commentReference w:id="64"/>
      </w:r>
      <w:r w:rsidR="00A66BBE">
        <w:rPr>
          <w:rFonts w:ascii="Arial" w:hAnsi="Arial" w:cs="Arial"/>
        </w:rPr>
        <w:t xml:space="preserve"> por sus siglas en inglés</w:t>
      </w:r>
      <w:r w:rsidRPr="00C8295E">
        <w:rPr>
          <w:rFonts w:ascii="Arial" w:hAnsi="Arial" w:cs="Arial"/>
        </w:rPr>
        <w:t>), no es el área la que es pequeña, sino la muestra tomada del dominio específico: un dominio se considera pequeño si su tamaño de muestra no es lo suficientemente grande como para obtener estimaciones directas con la precisión adecuada</w:t>
      </w:r>
      <w:ins w:id="65" w:author="Paulino Perez Rodríguez" w:date="2026-01-30T12:57:00Z" w16du:dateUtc="2026-01-30T18:57:00Z">
        <w:r w:rsidR="00A66BBE">
          <w:rPr>
            <w:rFonts w:ascii="Arial" w:hAnsi="Arial" w:cs="Arial"/>
          </w:rPr>
          <w:t>,</w:t>
        </w:r>
      </w:ins>
      <w:del w:id="66" w:author="Paulino Perez Rodríguez" w:date="2026-01-30T12:57:00Z" w16du:dateUtc="2026-01-30T18:57:00Z">
        <w:r w:rsidRPr="00C8295E" w:rsidDel="00A66BBE">
          <w:rPr>
            <w:rFonts w:ascii="Arial" w:hAnsi="Arial" w:cs="Arial"/>
          </w:rPr>
          <w:delText>.</w:delText>
        </w:r>
      </w:del>
      <w:r w:rsidRPr="00C8295E">
        <w:rPr>
          <w:rFonts w:ascii="Arial" w:hAnsi="Arial" w:cs="Arial"/>
        </w:rPr>
        <w:t xml:space="preserve"> </w:t>
      </w:r>
      <w:ins w:id="67" w:author="Paulino Perez Rodríguez" w:date="2026-01-30T12:57:00Z" w16du:dateUtc="2026-01-30T18:57:00Z">
        <w:r w:rsidR="00A66BBE">
          <w:rPr>
            <w:rFonts w:ascii="Arial" w:hAnsi="Arial" w:cs="Arial"/>
          </w:rPr>
          <w:t>e</w:t>
        </w:r>
      </w:ins>
      <w:del w:id="68" w:author="Paulino Perez Rodríguez" w:date="2026-01-30T12:57:00Z" w16du:dateUtc="2026-01-30T18:57:00Z">
        <w:r w:rsidRPr="00C8295E" w:rsidDel="00A66BBE">
          <w:rPr>
            <w:rFonts w:ascii="Arial" w:hAnsi="Arial" w:cs="Arial"/>
          </w:rPr>
          <w:delText>E</w:delText>
        </w:r>
      </w:del>
      <w:r w:rsidRPr="00C8295E">
        <w:rPr>
          <w:rFonts w:ascii="Arial" w:hAnsi="Arial" w:cs="Arial"/>
        </w:rPr>
        <w:t>n caso contrario, se dice que el dominio es grande</w:t>
      </w:r>
      <w:r w:rsidRPr="00C8295E">
        <w:rPr>
          <w:rStyle w:val="Refdenotaalpie"/>
          <w:rFonts w:ascii="Arial" w:hAnsi="Arial" w:cs="Arial"/>
        </w:rPr>
        <w:footnoteReference w:id="4"/>
      </w:r>
      <w:r w:rsidR="00A66BBE">
        <w:rPr>
          <w:rFonts w:ascii="Arial" w:hAnsi="Arial" w:cs="Arial"/>
        </w:rPr>
        <w:t>.</w:t>
      </w:r>
      <w:r w:rsidRPr="00C8295E">
        <w:rPr>
          <w:rFonts w:ascii="Arial" w:hAnsi="Arial" w:cs="Arial"/>
        </w:rPr>
        <w:t xml:space="preserve"> Por lo tanto, el término área pequeña no se limita a una región en el sentido geográfico, sino que se refiere a cualquier subpoblación para la que no se pueden producir estimaciones directas con una precisión adecuada.</w:t>
      </w:r>
    </w:p>
    <w:p w14:paraId="14A66337" w14:textId="77777777" w:rsidR="0060608D" w:rsidRPr="00C8295E" w:rsidRDefault="00000000" w:rsidP="00F37A0A">
      <w:pPr>
        <w:pStyle w:val="Textoindependiente"/>
        <w:jc w:val="both"/>
        <w:rPr>
          <w:rFonts w:ascii="Arial" w:hAnsi="Arial" w:cs="Arial"/>
        </w:rPr>
      </w:pPr>
      <w:r w:rsidRPr="00C8295E">
        <w:rPr>
          <w:rFonts w:ascii="Arial" w:hAnsi="Arial" w:cs="Arial"/>
        </w:rPr>
        <w:t>Dentro de la corriente de SAE, existen dos niveles principales de estudio, el más general son los modelos a nivel de área, mientras que los más específicos son a nivel de unidad, es decir, la unidad de observación son objetos muestreados dentro de cada dominio.</w:t>
      </w:r>
    </w:p>
    <w:p w14:paraId="4E38FDE3" w14:textId="77777777" w:rsidR="0060608D" w:rsidRPr="00C8295E" w:rsidRDefault="00000000" w:rsidP="00F37A0A">
      <w:pPr>
        <w:pStyle w:val="Ttulo2"/>
        <w:jc w:val="both"/>
        <w:rPr>
          <w:rFonts w:ascii="Arial" w:hAnsi="Arial" w:cs="Arial"/>
          <w:sz w:val="24"/>
          <w:szCs w:val="24"/>
        </w:rPr>
      </w:pPr>
      <w:bookmarkStart w:id="70" w:name="subsec:estudios-previos"/>
      <w:bookmarkEnd w:id="61"/>
      <w:r w:rsidRPr="00C8295E">
        <w:rPr>
          <w:rFonts w:ascii="Arial" w:hAnsi="Arial" w:cs="Arial"/>
          <w:sz w:val="24"/>
          <w:szCs w:val="24"/>
        </w:rPr>
        <w:t>Estudios previos</w:t>
      </w:r>
    </w:p>
    <w:p w14:paraId="7B70BD2F" w14:textId="05F00A19" w:rsidR="0060608D" w:rsidRPr="00C8295E" w:rsidRDefault="00000000" w:rsidP="00F37A0A">
      <w:pPr>
        <w:pStyle w:val="FirstParagraph"/>
        <w:jc w:val="both"/>
        <w:rPr>
          <w:rFonts w:ascii="Arial" w:hAnsi="Arial" w:cs="Arial"/>
        </w:rPr>
      </w:pPr>
      <w:r w:rsidRPr="00C8295E">
        <w:rPr>
          <w:rFonts w:ascii="Arial" w:hAnsi="Arial" w:cs="Arial"/>
        </w:rPr>
        <w:t>Parte de la literatura que ha estudiado los ingresos desde una perspectiva estadística, se concentra en bondad de ajuste de modelos probabilísticos a datos observados. Por ejemplo</w:t>
      </w:r>
      <w:ins w:id="71" w:author="Paulino Perez Rodríguez" w:date="2026-01-30T12:57:00Z" w16du:dateUtc="2026-01-30T18:57:00Z">
        <w:r w:rsidR="00A66BBE">
          <w:rPr>
            <w:rFonts w:ascii="Arial" w:hAnsi="Arial" w:cs="Arial"/>
          </w:rPr>
          <w:t>,</w:t>
        </w:r>
      </w:ins>
      <w:del w:id="72" w:author="Paulino Perez Rodríguez" w:date="2026-01-30T12:57:00Z" w16du:dateUtc="2026-01-30T18:57:00Z">
        <w:r w:rsidRPr="00C8295E" w:rsidDel="00A66BBE">
          <w:rPr>
            <w:rFonts w:ascii="Arial" w:hAnsi="Arial" w:cs="Arial"/>
          </w:rPr>
          <w:delText>:</w:delText>
        </w:r>
      </w:del>
      <w:r w:rsidRPr="00C8295E">
        <w:rPr>
          <w:rFonts w:ascii="Arial" w:hAnsi="Arial" w:cs="Arial"/>
        </w:rPr>
        <w:t xml:space="preserve"> Arnold (2015) propone modelos Pareto generalizados para tal propósito, Montes Rivera et al. (2012) comparan el ajuste del ingreso mediante la distribución Pareto, </w:t>
      </w:r>
      <w:proofErr w:type="spellStart"/>
      <w:r w:rsidRPr="00C8295E">
        <w:rPr>
          <w:rFonts w:ascii="Arial" w:hAnsi="Arial" w:cs="Arial"/>
        </w:rPr>
        <w:t>Lognormal</w:t>
      </w:r>
      <w:proofErr w:type="spellEnd"/>
      <w:r w:rsidRPr="00C8295E">
        <w:rPr>
          <w:rFonts w:ascii="Arial" w:hAnsi="Arial" w:cs="Arial"/>
        </w:rPr>
        <w:t xml:space="preserve"> y </w:t>
      </w:r>
      <w:proofErr w:type="spellStart"/>
      <w:r w:rsidRPr="00C8295E">
        <w:rPr>
          <w:rFonts w:ascii="Arial" w:hAnsi="Arial" w:cs="Arial"/>
        </w:rPr>
        <w:t>Dagum</w:t>
      </w:r>
      <w:proofErr w:type="spellEnd"/>
      <w:r w:rsidRPr="00C8295E">
        <w:rPr>
          <w:rFonts w:ascii="Arial" w:hAnsi="Arial" w:cs="Arial"/>
        </w:rPr>
        <w:t>, entre otros autores.</w:t>
      </w:r>
    </w:p>
    <w:p w14:paraId="2F16BE78" w14:textId="3374E280" w:rsidR="0060608D" w:rsidRPr="00C8295E" w:rsidRDefault="00000000" w:rsidP="00F37A0A">
      <w:pPr>
        <w:pStyle w:val="Textoindependiente"/>
        <w:jc w:val="both"/>
        <w:rPr>
          <w:rFonts w:ascii="Arial" w:hAnsi="Arial" w:cs="Arial"/>
        </w:rPr>
      </w:pPr>
      <w:r w:rsidRPr="00C8295E">
        <w:rPr>
          <w:rFonts w:ascii="Arial" w:hAnsi="Arial" w:cs="Arial"/>
        </w:rPr>
        <w:t xml:space="preserve">Por otro lado, dentro del contexto de áreas pequeñas, se persigue otro objetivo: realizar predicciones y estimaciones para los parámetros del modelo asumido. </w:t>
      </w:r>
      <w:proofErr w:type="spellStart"/>
      <w:r w:rsidRPr="00C8295E">
        <w:rPr>
          <w:rFonts w:ascii="Arial" w:hAnsi="Arial" w:cs="Arial"/>
        </w:rPr>
        <w:t>Battese</w:t>
      </w:r>
      <w:proofErr w:type="spellEnd"/>
      <w:r w:rsidRPr="00C8295E">
        <w:rPr>
          <w:rFonts w:ascii="Arial" w:hAnsi="Arial" w:cs="Arial"/>
        </w:rPr>
        <w:t xml:space="preserve"> et al. (1988) propusieron un modelo a nivel unidad con errores anidados, el cuál identificamos como un modelo de regresión lineal con un efecto aleatorio para cada región de estudio: sea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sty m:val="b"/>
              </m:rPr>
              <w:rPr>
                <w:rFonts w:ascii="Cambria Math" w:hAnsi="Cambria Math" w:cs="Arial"/>
              </w:rPr>
              <m:t>x</m:t>
            </m:r>
          </m:e>
          <m:sub>
            <m:r>
              <w:rPr>
                <w:rFonts w:ascii="Cambria Math" w:hAnsi="Cambria Math" w:cs="Arial"/>
              </w:rPr>
              <m:t>ij</m:t>
            </m:r>
          </m:sub>
        </m:sSub>
        <m:r>
          <m:rPr>
            <m:sty m:val="p"/>
          </m:rPr>
          <w:rPr>
            <w:rFonts w:ascii="Cambria Math" w:hAnsi="Cambria Math" w:cs="Arial"/>
          </w:rPr>
          <m:t>)</m:t>
        </m:r>
      </m:oMath>
      <w:r w:rsidRPr="00C8295E">
        <w:rPr>
          <w:rFonts w:ascii="Arial" w:hAnsi="Arial" w:cs="Arial"/>
        </w:rPr>
        <w:t xml:space="preserve"> el atributo de interés y la información auxiliar asociada, para las regiones </w:t>
      </w:r>
      <m:oMath>
        <m:r>
          <w:rPr>
            <w:rFonts w:ascii="Cambria Math" w:hAnsi="Cambria Math" w:cs="Arial"/>
          </w:rPr>
          <m:t>i</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m:t>
        </m:r>
      </m:oMath>
      <w:r w:rsidRPr="00C8295E">
        <w:rPr>
          <w:rFonts w:ascii="Arial" w:hAnsi="Arial" w:cs="Arial"/>
        </w:rPr>
        <w:t xml:space="preserve"> y observación </w:t>
      </w:r>
      <m:oMath>
        <m:r>
          <w:rPr>
            <w:rFonts w:ascii="Cambria Math" w:hAnsi="Cambria Math" w:cs="Arial"/>
          </w:rPr>
          <m:t>j</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ins w:id="73" w:author="Paulino Perez Rodríguez" w:date="2026-01-30T12:58:00Z" w16du:dateUtc="2026-01-30T18:58:00Z">
            <m:rPr>
              <m:sty m:val="p"/>
            </m:rPr>
            <w:rPr>
              <w:rFonts w:ascii="Cambria Math" w:hAnsi="Cambria Math" w:cs="Arial"/>
            </w:rPr>
            <m:t>,</m:t>
          </w:ins>
        </m:r>
        <m:r>
          <w:del w:id="74" w:author="Paulino Perez Rodríguez" w:date="2026-01-30T12:58:00Z" w16du:dateUtc="2026-01-30T18:58:00Z">
            <m:rPr>
              <m:sty m:val="p"/>
            </m:rPr>
            <w:rPr>
              <w:rFonts w:ascii="Cambria Math" w:hAnsi="Cambria Math" w:cs="Arial"/>
            </w:rPr>
            <m:t>.</m:t>
          </w:del>
        </m:r>
        <m:r>
          <w:rPr>
            <w:rFonts w:ascii="Cambria Math" w:hAnsi="Cambria Math" w:cs="Arial"/>
          </w:rPr>
          <m:t> </m:t>
        </m:r>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w:r w:rsidRPr="00C8295E">
        <w:rPr>
          <w:rFonts w:ascii="Arial" w:hAnsi="Arial" w:cs="Arial"/>
        </w:rPr>
        <w:t>, se asume que</w:t>
      </w:r>
    </w:p>
    <w:p w14:paraId="50883054" w14:textId="13B2DD96" w:rsidR="003570AD" w:rsidRPr="00C8295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3</m:t>
                  </m:r>
                </m:e>
              </m:d>
            </m:e>
          </m:eqArr>
        </m:oMath>
      </m:oMathPara>
    </w:p>
    <w:p w14:paraId="0B24A4A0" w14:textId="59C1F61A" w:rsidR="0060608D" w:rsidRPr="00C8295E" w:rsidRDefault="00000000" w:rsidP="00F37A0A">
      <w:pPr>
        <w:pStyle w:val="FirstParagraph"/>
        <w:jc w:val="both"/>
        <w:rPr>
          <w:rFonts w:ascii="Arial" w:hAnsi="Arial" w:cs="Arial"/>
        </w:rPr>
      </w:pPr>
      <w:r w:rsidRPr="00C8295E">
        <w:rPr>
          <w:rFonts w:ascii="Arial" w:hAnsi="Arial" w:cs="Arial"/>
        </w:rPr>
        <w:t xml:space="preserve">donde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oMath>
      <w:r w:rsidRPr="00C8295E">
        <w:rPr>
          <w:rFonts w:ascii="Arial" w:hAnsi="Arial" w:cs="Arial"/>
        </w:rPr>
        <w:t xml:space="preserv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oMath>
      <w:r w:rsidRPr="00C8295E">
        <w:rPr>
          <w:rFonts w:ascii="Arial" w:hAnsi="Arial" w:cs="Arial"/>
        </w:rPr>
        <w:t xml:space="preserve"> y además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C8295E">
        <w:rPr>
          <w:rFonts w:ascii="Arial" w:hAnsi="Arial" w:cs="Arial"/>
        </w:rPr>
        <w:t xml:space="preserve"> es indendiente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C8295E">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C8295E">
        <w:rPr>
          <w:rFonts w:ascii="Arial" w:hAnsi="Arial" w:cs="Arial"/>
        </w:rPr>
        <w:t>. Adicionalmente, se asume que no existe sesgo, de modo que la inferencia puede realizarse únicamente con los datos observados</w:t>
      </w:r>
      <w:del w:id="75" w:author="Paulino Perez Rodríguez" w:date="2026-01-30T12:58:00Z" w16du:dateUtc="2026-01-30T18:58:00Z">
        <w:r w:rsidRPr="00C8295E" w:rsidDel="00A66BBE">
          <w:rPr>
            <w:rFonts w:ascii="Arial" w:hAnsi="Arial" w:cs="Arial"/>
          </w:rPr>
          <w:delText>.</w:delText>
        </w:r>
      </w:del>
      <w:r w:rsidRPr="00C8295E">
        <w:rPr>
          <w:rStyle w:val="Refdenotaalpie"/>
          <w:rFonts w:ascii="Arial" w:hAnsi="Arial" w:cs="Arial"/>
        </w:rPr>
        <w:footnoteReference w:id="5"/>
      </w:r>
      <w:ins w:id="78" w:author="Paulino Perez Rodríguez" w:date="2026-01-30T12:58:00Z" w16du:dateUtc="2026-01-30T18:58:00Z">
        <w:r w:rsidR="00A66BBE">
          <w:rPr>
            <w:rFonts w:ascii="Arial" w:hAnsi="Arial" w:cs="Arial"/>
          </w:rPr>
          <w:t>.</w:t>
        </w:r>
      </w:ins>
      <w:r w:rsidRPr="00C8295E">
        <w:rPr>
          <w:rFonts w:ascii="Arial" w:hAnsi="Arial" w:cs="Arial"/>
        </w:rPr>
        <w:t xml:space="preserve"> Al momento de calcular los estimadores, </w:t>
      </w:r>
      <w:r w:rsidRPr="00C8295E">
        <w:rPr>
          <w:rFonts w:ascii="Arial" w:hAnsi="Arial" w:cs="Arial"/>
        </w:rPr>
        <w:lastRenderedPageBreak/>
        <w:t xml:space="preserve">el modelo toma información de las demás regiones de estudio, de ahí a que se consideren estimadores indirectos. En el mismo sentido, Diallo </w:t>
      </w:r>
      <w:ins w:id="79" w:author="Paulino Perez Rodríguez" w:date="2026-01-30T13:02:00Z" w16du:dateUtc="2026-01-30T19:02:00Z">
        <w:r w:rsidR="001D23E7">
          <w:rPr>
            <w:rFonts w:ascii="Arial" w:hAnsi="Arial" w:cs="Arial"/>
          </w:rPr>
          <w:t>y</w:t>
        </w:r>
      </w:ins>
      <w:del w:id="80" w:author="Paulino Perez Rodríguez" w:date="2026-01-30T13:02:00Z" w16du:dateUtc="2026-01-30T19:02:00Z">
        <w:r w:rsidRPr="00C8295E" w:rsidDel="001D23E7">
          <w:rPr>
            <w:rFonts w:ascii="Arial" w:hAnsi="Arial" w:cs="Arial"/>
          </w:rPr>
          <w:delText>&amp;</w:delText>
        </w:r>
      </w:del>
      <w:r w:rsidRPr="00C8295E">
        <w:rPr>
          <w:rFonts w:ascii="Arial" w:hAnsi="Arial" w:cs="Arial"/>
        </w:rPr>
        <w:t xml:space="preserve"> Rao (2018) proponen generalizar este modelo al relajar el supuesto de normalidad: ahora ambos errores pertenecen a la familia normal asimétrica, dotando así de mayor flexibilidad; específicamente, los autores propusieron</w:t>
      </w:r>
    </w:p>
    <w:p w14:paraId="20E84F10" w14:textId="2FBCE867" w:rsidR="00954219" w:rsidRPr="00C8295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sSub>
                        <m:sSubPr>
                          <m:ctrlPr>
                            <w:rPr>
                              <w:rFonts w:ascii="Cambria Math" w:hAnsi="Cambria Math" w:cs="Arial"/>
                            </w:rPr>
                          </m:ctrlPr>
                        </m:sSubPr>
                        <m:e>
                          <m:r>
                            <w:rPr>
                              <w:rFonts w:ascii="Cambria Math" w:hAnsi="Cambria Math" w:cs="Arial"/>
                            </w:rPr>
                            <m:t>σ</m:t>
                          </m:r>
                        </m:e>
                        <m:sub>
                          <m:r>
                            <w:rPr>
                              <w:rFonts w:ascii="Cambria Math" w:hAnsi="Cambria Math" w:cs="Arial"/>
                            </w:rPr>
                            <m:t>u</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e>
                  </m:d>
                  <m:r>
                    <w:rPr>
                      <w:rFonts w:ascii="Cambria Math" w:hAnsi="Cambria Math" w:cs="Arial"/>
                    </w:rPr>
                    <m:t>,</m:t>
                  </m:r>
                </m:e>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sSub>
                        <m:sSubPr>
                          <m:ctrlPr>
                            <w:rPr>
                              <w:rFonts w:ascii="Cambria Math" w:hAnsi="Cambria Math" w:cs="Arial"/>
                            </w:rPr>
                          </m:ctrlPr>
                        </m:sSubPr>
                        <m:e>
                          <m:r>
                            <w:rPr>
                              <w:rFonts w:ascii="Cambria Math" w:hAnsi="Cambria Math" w:cs="Arial"/>
                            </w:rPr>
                            <m:t>σ</m:t>
                          </m:r>
                        </m:e>
                        <m:sub>
                          <m:r>
                            <w:rPr>
                              <w:rFonts w:ascii="Cambria Math" w:hAnsi="Cambria Math" w:cs="Arial"/>
                            </w:rPr>
                            <m:t>e</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4</m:t>
                  </m:r>
                </m:e>
              </m:d>
            </m:e>
          </m:eqArr>
        </m:oMath>
      </m:oMathPara>
    </w:p>
    <w:p w14:paraId="1184C80D" w14:textId="1B7C359C" w:rsidR="0060608D" w:rsidRPr="00C8295E" w:rsidRDefault="00000000" w:rsidP="00F37A0A">
      <w:pPr>
        <w:pStyle w:val="FirstParagraph"/>
        <w:jc w:val="both"/>
        <w:rPr>
          <w:rFonts w:ascii="Arial" w:hAnsi="Arial" w:cs="Arial"/>
        </w:rPr>
      </w:pPr>
      <w:r w:rsidRPr="00C8295E">
        <w:rPr>
          <w:rFonts w:ascii="Arial" w:hAnsi="Arial" w:cs="Arial"/>
        </w:rPr>
        <w:t xml:space="preserve">donde </w:t>
      </w:r>
      <m:oMath>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u</m:t>
                </m:r>
              </m:sub>
              <m:sup>
                <m:r>
                  <w:rPr>
                    <w:rFonts w:ascii="Cambria Math" w:hAnsi="Cambria Math" w:cs="Arial"/>
                  </w:rPr>
                  <m:t>2</m:t>
                </m:r>
              </m:sup>
            </m:sSubSup>
          </m:e>
        </m:rad>
      </m:oMath>
      <w:r w:rsidRPr="00C8295E">
        <w:rPr>
          <w:rFonts w:ascii="Arial" w:hAnsi="Arial" w:cs="Arial"/>
        </w:rPr>
        <w:t xml:space="preserve">, </w:t>
      </w:r>
      <m:oMath>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e</m:t>
                </m:r>
              </m:sub>
              <m:sup>
                <m:r>
                  <w:rPr>
                    <w:rFonts w:ascii="Cambria Math" w:hAnsi="Cambria Math" w:cs="Arial"/>
                  </w:rPr>
                  <m:t>2</m:t>
                </m:r>
              </m:sup>
            </m:sSubSup>
          </m:e>
        </m:rad>
      </m:oMath>
      <w:r w:rsidRPr="00C8295E">
        <w:rPr>
          <w:rFonts w:ascii="Arial" w:hAnsi="Arial" w:cs="Arial"/>
        </w:rPr>
        <w:t xml:space="preserve"> y nuevamente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C8295E">
        <w:rPr>
          <w:rFonts w:ascii="Arial" w:hAnsi="Arial" w:cs="Arial"/>
        </w:rPr>
        <w:t xml:space="preserve"> es independiente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C8295E">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ins w:id="81" w:author="Paulino Perez Rodríguez" w:date="2026-01-30T13:04:00Z" w16du:dateUtc="2026-01-30T19:04:00Z">
        <w:r w:rsidR="001D23E7">
          <w:rPr>
            <w:rFonts w:ascii="Arial" w:hAnsi="Arial" w:cs="Arial"/>
          </w:rPr>
          <w:t>,</w:t>
        </w:r>
      </w:ins>
      <w:del w:id="82" w:author="Paulino Perez Rodríguez" w:date="2026-01-30T13:04:00Z" w16du:dateUtc="2026-01-30T19:04:00Z">
        <w:r w:rsidRPr="00C8295E" w:rsidDel="001D23E7">
          <w:rPr>
            <w:rFonts w:ascii="Arial" w:hAnsi="Arial" w:cs="Arial"/>
          </w:rPr>
          <w:delText>.</w:delText>
        </w:r>
      </w:del>
      <w:r w:rsidRPr="00C8295E">
        <w:rPr>
          <w:rFonts w:ascii="Arial" w:hAnsi="Arial" w:cs="Arial"/>
        </w:rPr>
        <w:t xml:space="preserv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C8295E">
        <w:rPr>
          <w:rFonts w:ascii="Arial" w:hAnsi="Arial" w:cs="Arial"/>
        </w:rPr>
        <w:t xml:space="preserve"> es un efecto aleatorio dentro de cada área pequeña, sin embargo, los parámetros de forma </w:t>
      </w:r>
      <m:oMath>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oMath>
      <w:r w:rsidRPr="00C8295E">
        <w:rPr>
          <w:rFonts w:ascii="Arial" w:hAnsi="Arial" w:cs="Arial"/>
        </w:rPr>
        <w:t xml:space="preserve"> y </w:t>
      </w:r>
      <m:oMath>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oMath>
      <w:r w:rsidRPr="00C8295E">
        <w:rPr>
          <w:rFonts w:ascii="Arial" w:hAnsi="Arial" w:cs="Arial"/>
        </w:rPr>
        <w:t xml:space="preserve"> son los mismos para todas las </w:t>
      </w:r>
      <m:oMath>
        <m:r>
          <w:rPr>
            <w:rFonts w:ascii="Cambria Math" w:hAnsi="Cambria Math" w:cs="Arial"/>
          </w:rPr>
          <m:t>M</m:t>
        </m:r>
      </m:oMath>
      <w:r w:rsidRPr="00C8295E">
        <w:rPr>
          <w:rFonts w:ascii="Arial" w:hAnsi="Arial" w:cs="Arial"/>
        </w:rPr>
        <w:t xml:space="preserve"> regiones. Para hacer inferencia sobre el modelo, los autores recurren a una generalización de la distribución normal sesgada </w:t>
      </w:r>
      <w:r w:rsidRPr="001D23E7">
        <w:rPr>
          <w:rFonts w:ascii="Arial" w:hAnsi="Arial" w:cs="Arial"/>
        </w:rPr>
        <w:t>llamada</w:t>
      </w:r>
      <w:r w:rsidRPr="00C8295E">
        <w:rPr>
          <w:rFonts w:ascii="Arial" w:hAnsi="Arial" w:cs="Arial"/>
        </w:rPr>
        <w:t xml:space="preserve"> </w:t>
      </w:r>
      <w:r w:rsidR="001D23E7" w:rsidRPr="001D23E7">
        <w:rPr>
          <w:rFonts w:ascii="Arial" w:hAnsi="Arial" w:cs="Arial"/>
          <w:u w:val="single"/>
          <w:rPrChange w:id="83" w:author="Paulino Perez Rodríguez" w:date="2026-01-30T13:05:00Z" w16du:dateUtc="2026-01-30T19:05:00Z">
            <w:rPr>
              <w:rFonts w:ascii="Arial" w:hAnsi="Arial" w:cs="Arial"/>
            </w:rPr>
          </w:rPrChange>
        </w:rPr>
        <w:t>normal</w:t>
      </w:r>
      <w:r w:rsidR="001D23E7">
        <w:rPr>
          <w:rFonts w:ascii="Arial" w:hAnsi="Arial" w:cs="Arial"/>
          <w:u w:val="single"/>
        </w:rPr>
        <w:t xml:space="preserve"> asimétrica cerrada</w:t>
      </w:r>
      <w:r w:rsidRPr="00C8295E">
        <w:rPr>
          <w:rFonts w:ascii="Arial" w:hAnsi="Arial" w:cs="Arial"/>
        </w:rPr>
        <w:t xml:space="preserve"> (CSN</w:t>
      </w:r>
      <w:r w:rsidR="001D23E7">
        <w:rPr>
          <w:rFonts w:ascii="Arial" w:hAnsi="Arial" w:cs="Arial"/>
        </w:rPr>
        <w:t xml:space="preserve"> por sus siglas en inglés</w:t>
      </w:r>
      <w:r w:rsidRPr="00C8295E">
        <w:rPr>
          <w:rFonts w:ascii="Arial" w:hAnsi="Arial" w:cs="Arial"/>
        </w:rPr>
        <w:t xml:space="preserve">), la </w:t>
      </w:r>
      <w:proofErr w:type="spellStart"/>
      <w:r w:rsidRPr="00C8295E">
        <w:rPr>
          <w:rFonts w:ascii="Arial" w:hAnsi="Arial" w:cs="Arial"/>
        </w:rPr>
        <w:t>cuál</w:t>
      </w:r>
      <w:proofErr w:type="spellEnd"/>
      <w:r w:rsidRPr="00C8295E">
        <w:rPr>
          <w:rFonts w:ascii="Arial" w:hAnsi="Arial" w:cs="Arial"/>
        </w:rPr>
        <w:t xml:space="preserve"> viene acompañada de mayor complejidad computacional.</w:t>
      </w:r>
    </w:p>
    <w:p w14:paraId="2DFB6162" w14:textId="77777777" w:rsidR="0060608D" w:rsidRPr="00C8295E" w:rsidRDefault="00000000" w:rsidP="00F37A0A">
      <w:pPr>
        <w:pStyle w:val="Textoindependiente"/>
        <w:jc w:val="both"/>
        <w:rPr>
          <w:rFonts w:ascii="Arial" w:hAnsi="Arial" w:cs="Arial"/>
        </w:rPr>
      </w:pPr>
      <w:commentRangeStart w:id="84"/>
      <w:r w:rsidRPr="00C8295E">
        <w:rPr>
          <w:rFonts w:ascii="Arial" w:hAnsi="Arial" w:cs="Arial"/>
        </w:rPr>
        <w:t xml:space="preserve">La densidad log-normal sesgada no es la única alternativa para modelar datos de ingreso, y en general, respuestas estrictamente positivas; sin embargo, esta distribución hereda algunas propiedades que resultan útiles desde el punto de vista práctico: por ejemplo, es cerrada bajo transformaciones de cambio de localidad y escala, además, en el contexto de regresión, conserva la interpretación de los coeficientes </w:t>
      </w:r>
      <m:oMath>
        <m:r>
          <m:rPr>
            <m:sty m:val="b"/>
          </m:rPr>
          <w:rPr>
            <w:rFonts w:ascii="Cambria Math" w:hAnsi="Cambria Math" w:cs="Arial"/>
          </w:rPr>
          <m:t>β</m:t>
        </m:r>
      </m:oMath>
      <w:r w:rsidRPr="00C8295E">
        <w:rPr>
          <w:rFonts w:ascii="Arial" w:hAnsi="Arial" w:cs="Arial"/>
        </w:rPr>
        <w:t xml:space="preserve"> como el cambio promedio al observar un incremento unitario -o bien, si las variables están estandarizadas, en desviaciones estándar-, de las covariables, una a la vez.</w:t>
      </w:r>
      <w:commentRangeEnd w:id="84"/>
      <w:r w:rsidR="001D23E7">
        <w:rPr>
          <w:rStyle w:val="Refdecomentario"/>
        </w:rPr>
        <w:commentReference w:id="84"/>
      </w:r>
    </w:p>
    <w:p w14:paraId="1FD3AB18" w14:textId="77777777" w:rsidR="0060608D" w:rsidRPr="00C8295E" w:rsidRDefault="00000000" w:rsidP="00F37A0A">
      <w:pPr>
        <w:pStyle w:val="Ttulo2"/>
        <w:jc w:val="both"/>
        <w:rPr>
          <w:rFonts w:ascii="Arial" w:hAnsi="Arial" w:cs="Arial"/>
          <w:sz w:val="24"/>
          <w:szCs w:val="24"/>
        </w:rPr>
      </w:pPr>
      <w:bookmarkStart w:id="85" w:name="subsec:antecedentes"/>
      <w:bookmarkEnd w:id="70"/>
      <w:r w:rsidRPr="00C8295E">
        <w:rPr>
          <w:rFonts w:ascii="Arial" w:hAnsi="Arial" w:cs="Arial"/>
          <w:sz w:val="24"/>
          <w:szCs w:val="24"/>
        </w:rPr>
        <w:t>Metodología para la medición multidimensional de la pobreza</w:t>
      </w:r>
    </w:p>
    <w:p w14:paraId="16577DEE" w14:textId="7455CEF9" w:rsidR="0060608D" w:rsidRPr="00C8295E" w:rsidRDefault="001D23E7" w:rsidP="00F37A0A">
      <w:pPr>
        <w:pStyle w:val="FirstParagraph"/>
        <w:jc w:val="both"/>
        <w:rPr>
          <w:rFonts w:ascii="Arial" w:hAnsi="Arial" w:cs="Arial"/>
        </w:rPr>
      </w:pPr>
      <w:r>
        <w:rPr>
          <w:rFonts w:ascii="Arial" w:hAnsi="Arial" w:cs="Arial"/>
        </w:rPr>
        <w:t xml:space="preserve">El </w:t>
      </w:r>
      <w:r w:rsidR="007B51A9" w:rsidRPr="00C8295E">
        <w:rPr>
          <w:rFonts w:ascii="Arial" w:hAnsi="Arial" w:cs="Arial"/>
        </w:rPr>
        <w:t>CONEVAL</w:t>
      </w:r>
      <w:del w:id="86" w:author="Paulino Perez Rodríguez" w:date="2026-01-30T13:10:00Z" w16du:dateUtc="2026-01-30T19:10:00Z">
        <w:r w:rsidRPr="00C8295E" w:rsidDel="001D23E7">
          <w:rPr>
            <w:rFonts w:ascii="Arial" w:hAnsi="Arial" w:cs="Arial"/>
          </w:rPr>
          <w:delText>)</w:delText>
        </w:r>
      </w:del>
      <w:r w:rsidRPr="00C8295E">
        <w:rPr>
          <w:rFonts w:ascii="Arial" w:hAnsi="Arial" w:cs="Arial"/>
        </w:rPr>
        <w:t xml:space="preserve"> fue un organismo autónomo y descentralizado cuya tarea principal consistía en la generación e implementación de diversas técnicas estadísticas para cuantificar la pobreza desde varios ámbitos, abordando así la medición multidimensional de la pobreza (MMP) en México. La última edición sobre la MMP que realizó el </w:t>
      </w:r>
      <w:r w:rsidR="007B51A9" w:rsidRPr="00C8295E">
        <w:rPr>
          <w:rFonts w:ascii="Arial" w:hAnsi="Arial" w:cs="Arial"/>
        </w:rPr>
        <w:t>CONEVAL</w:t>
      </w:r>
      <w:r w:rsidRPr="00C8295E">
        <w:rPr>
          <w:rFonts w:ascii="Arial" w:hAnsi="Arial" w:cs="Arial"/>
        </w:rPr>
        <w:t xml:space="preserve"> fue en 2022, siendo ahora el </w:t>
      </w:r>
      <w:del w:id="87" w:author="Paulino Perez Rodríguez" w:date="2026-01-30T13:10:00Z" w16du:dateUtc="2026-01-30T19:10:00Z">
        <w:r w:rsidRPr="00C8295E" w:rsidDel="001D23E7">
          <w:rPr>
            <w:rFonts w:ascii="Arial" w:hAnsi="Arial" w:cs="Arial"/>
          </w:rPr>
          <w:delText>Instituto Nacional de Estadística y Geografía (</w:delText>
        </w:r>
      </w:del>
      <w:r w:rsidRPr="00C8295E">
        <w:rPr>
          <w:rFonts w:ascii="Arial" w:hAnsi="Arial" w:cs="Arial"/>
        </w:rPr>
        <w:t>INEGI</w:t>
      </w:r>
      <w:del w:id="88" w:author="Paulino Perez Rodríguez" w:date="2026-01-30T13:10:00Z" w16du:dateUtc="2026-01-30T19:10:00Z">
        <w:r w:rsidRPr="00C8295E" w:rsidDel="001D23E7">
          <w:rPr>
            <w:rFonts w:ascii="Arial" w:hAnsi="Arial" w:cs="Arial"/>
          </w:rPr>
          <w:delText>)</w:delText>
        </w:r>
      </w:del>
      <w:r w:rsidRPr="00C8295E">
        <w:rPr>
          <w:rFonts w:ascii="Arial" w:hAnsi="Arial" w:cs="Arial"/>
        </w:rPr>
        <w:t xml:space="preserve"> el organismo encargado de darle continuidad a esta medición. En 2024 el INEGI publicó su primera edición de la MMP tomando como base los mismos lineamientos propuestos por el </w:t>
      </w:r>
      <w:r w:rsidR="000E6A2A" w:rsidRPr="00C8295E">
        <w:rPr>
          <w:rFonts w:ascii="Arial" w:hAnsi="Arial" w:cs="Arial"/>
        </w:rPr>
        <w:t>CONEVAL</w:t>
      </w:r>
      <w:r w:rsidRPr="00C8295E">
        <w:rPr>
          <w:rFonts w:ascii="Arial" w:hAnsi="Arial" w:cs="Arial"/>
        </w:rPr>
        <w:t>. Estos lineamientos tienen sustento en los artículos 36 y 37 de la Ley General de Desarrollo Social (LGDS) y determinan que la MMP se construye a partir de dos fuentes de datos oficiales y productos generados de estas: (1) el Censo de Población y Vivienda (Censo) y (2) la Encuesta Nacional de Ingresos y Gastos en los Hogares (ENIGH).</w:t>
      </w:r>
    </w:p>
    <w:p w14:paraId="3586CE81" w14:textId="4B5014C6" w:rsidR="0060608D" w:rsidRPr="00C8295E" w:rsidRDefault="00000000" w:rsidP="00F37A0A">
      <w:pPr>
        <w:pStyle w:val="Textoindependiente"/>
        <w:jc w:val="both"/>
        <w:rPr>
          <w:rFonts w:ascii="Arial" w:hAnsi="Arial" w:cs="Arial"/>
        </w:rPr>
      </w:pPr>
      <w:r w:rsidRPr="00C8295E">
        <w:rPr>
          <w:rFonts w:ascii="Arial" w:hAnsi="Arial" w:cs="Arial"/>
        </w:rPr>
        <w:t xml:space="preserve">Los lineamientos establecen que la MMP debe tener una periodicidad mínima bienal en los niveles estatal y nacional, y quinquenal a nivel municipal. Para este último caso resulta complejo realizar la MMP dado que la ENIGH solo es representativa a nivel estatal y nacional, </w:t>
      </w:r>
      <w:proofErr w:type="gramStart"/>
      <w:r w:rsidRPr="00C8295E">
        <w:rPr>
          <w:rFonts w:ascii="Arial" w:hAnsi="Arial" w:cs="Arial"/>
        </w:rPr>
        <w:t>y</w:t>
      </w:r>
      <w:proofErr w:type="gramEnd"/>
      <w:r w:rsidRPr="00C8295E">
        <w:rPr>
          <w:rFonts w:ascii="Arial" w:hAnsi="Arial" w:cs="Arial"/>
        </w:rPr>
        <w:t xml:space="preserve"> por tanto, se hace uso de otros métodos de estimación. En 2020, </w:t>
      </w:r>
      <w:r w:rsidR="0092417D" w:rsidRPr="00C8295E">
        <w:rPr>
          <w:rFonts w:ascii="Arial" w:hAnsi="Arial" w:cs="Arial"/>
        </w:rPr>
        <w:t>CONEVAL</w:t>
      </w:r>
      <w:r w:rsidRPr="00C8295E">
        <w:rPr>
          <w:rFonts w:ascii="Arial" w:hAnsi="Arial" w:cs="Arial"/>
        </w:rPr>
        <w:t xml:space="preserve"> construyó la MMP a nivel municipal a partir del ajuste de modelos en áreas pequeñas para realizar predicciones sobre atributos de interés, entre ellos, el ingreso corriente total per cápita, mediante la técnica del mejor predictor heterocedástico empírico (EBPH</w:t>
      </w:r>
      <w:r w:rsidR="006B7A71">
        <w:rPr>
          <w:rFonts w:ascii="Arial" w:hAnsi="Arial" w:cs="Arial"/>
        </w:rPr>
        <w:t xml:space="preserve"> por sus siglas en inglés</w:t>
      </w:r>
      <w:r w:rsidRPr="00C8295E">
        <w:rPr>
          <w:rFonts w:ascii="Arial" w:hAnsi="Arial" w:cs="Arial"/>
        </w:rPr>
        <w:t>), la cual está basada en la teoría de modelos lineales mixtos y es equivalente al planteamiento en la Ecuació</w:t>
      </w:r>
      <w:r w:rsidR="00295D2D" w:rsidRPr="00C8295E">
        <w:rPr>
          <w:rFonts w:ascii="Arial" w:hAnsi="Arial" w:cs="Arial"/>
        </w:rPr>
        <w:t xml:space="preserve">n </w:t>
      </w:r>
      <w:ins w:id="89" w:author="Paulino Perez Rodríguez" w:date="2026-01-30T13:12:00Z" w16du:dateUtc="2026-01-30T19:12:00Z">
        <w:r w:rsidR="006B7A71">
          <w:rPr>
            <w:rFonts w:ascii="Arial" w:hAnsi="Arial" w:cs="Arial"/>
          </w:rPr>
          <w:t>(</w:t>
        </w:r>
      </w:ins>
      <w:r w:rsidR="00295D2D" w:rsidRPr="00C8295E">
        <w:rPr>
          <w:rFonts w:ascii="Arial" w:hAnsi="Arial" w:cs="Arial"/>
        </w:rPr>
        <w:t>3</w:t>
      </w:r>
      <w:ins w:id="90" w:author="Paulino Perez Rodríguez" w:date="2026-01-30T13:12:00Z" w16du:dateUtc="2026-01-30T19:12:00Z">
        <w:r w:rsidR="006B7A71">
          <w:rPr>
            <w:rFonts w:ascii="Arial" w:hAnsi="Arial" w:cs="Arial"/>
          </w:rPr>
          <w:t>)</w:t>
        </w:r>
      </w:ins>
      <w:r w:rsidRPr="00C8295E">
        <w:rPr>
          <w:rFonts w:ascii="Arial" w:hAnsi="Arial" w:cs="Arial"/>
        </w:rPr>
        <w:t>, pero permitiendo que la varianza de los hogares sea distinta entre sí, de ahí su nombre.</w:t>
      </w:r>
    </w:p>
    <w:p w14:paraId="0FAD09CD" w14:textId="1524F9DB" w:rsidR="0060608D" w:rsidRPr="00C8295E" w:rsidRDefault="00000000" w:rsidP="00F37A0A">
      <w:pPr>
        <w:pStyle w:val="Textoindependiente"/>
        <w:jc w:val="both"/>
        <w:rPr>
          <w:rFonts w:ascii="Arial" w:hAnsi="Arial" w:cs="Arial"/>
        </w:rPr>
      </w:pPr>
      <w:r w:rsidRPr="00C8295E">
        <w:rPr>
          <w:rFonts w:ascii="Arial" w:hAnsi="Arial" w:cs="Arial"/>
        </w:rPr>
        <w:lastRenderedPageBreak/>
        <w:t xml:space="preserve">El objetivo principal de la MMP es estimar el número y porcentaje de la población en situación de pobreza. Para realizar esta estimación, se establece que la pobreza se compone de dos espacios analíticos principales: la dimensión de derechos sociales o carencias, que consta de seis indicadores dicotómicos: rezago educativo, acceso a los servicios de salud, acceso a la seguridad social, calidad y espacios de la vivienda, acceso a los servicios básicos en la vivienda y acceso a la alimentación; y el espacio de bienestar económico, cuyo indicador es el ICTPC. Al incorporar estos dos rubros, se clasifica </w:t>
      </w:r>
      <w:proofErr w:type="gramStart"/>
      <w:r w:rsidRPr="00C8295E">
        <w:rPr>
          <w:rFonts w:ascii="Arial" w:hAnsi="Arial" w:cs="Arial"/>
        </w:rPr>
        <w:t>a</w:t>
      </w:r>
      <w:proofErr w:type="gramEnd"/>
      <w:r w:rsidRPr="00C8295E">
        <w:rPr>
          <w:rFonts w:ascii="Arial" w:hAnsi="Arial" w:cs="Arial"/>
        </w:rPr>
        <w:t xml:space="preserve"> la población en uno de cuatro cuadrantes de pobreza (</w:t>
      </w:r>
      <w:r w:rsidR="001E40A6" w:rsidRPr="00C8295E">
        <w:rPr>
          <w:rFonts w:ascii="Arial" w:hAnsi="Arial" w:cs="Arial"/>
        </w:rPr>
        <w:t>CONEVAL</w:t>
      </w:r>
      <w:r w:rsidRPr="00C8295E">
        <w:rPr>
          <w:rFonts w:ascii="Arial" w:hAnsi="Arial" w:cs="Arial"/>
        </w:rPr>
        <w:t>, 2021; INEGI, 2025):</w:t>
      </w:r>
    </w:p>
    <w:p w14:paraId="7C5DB644" w14:textId="77777777" w:rsidR="0060608D" w:rsidRPr="00C8295E" w:rsidRDefault="00000000" w:rsidP="00C41C0A">
      <w:pPr>
        <w:numPr>
          <w:ilvl w:val="0"/>
          <w:numId w:val="8"/>
        </w:numPr>
        <w:jc w:val="both"/>
        <w:rPr>
          <w:rFonts w:ascii="Arial" w:hAnsi="Arial" w:cs="Arial"/>
        </w:rPr>
      </w:pPr>
      <w:r w:rsidRPr="00C8295E">
        <w:rPr>
          <w:rFonts w:ascii="Arial" w:hAnsi="Arial" w:cs="Arial"/>
        </w:rPr>
        <w:t>Población en situación de pobreza multidimensional: población con ingreso inferior al valor monetario de las líneas de pobreza por ingresos</w:t>
      </w:r>
      <w:r w:rsidRPr="00C8295E">
        <w:rPr>
          <w:rStyle w:val="Refdenotaalpie"/>
          <w:rFonts w:ascii="Arial" w:hAnsi="Arial" w:cs="Arial"/>
        </w:rPr>
        <w:footnoteReference w:id="6"/>
      </w:r>
      <w:r w:rsidRPr="00C8295E">
        <w:rPr>
          <w:rFonts w:ascii="Arial" w:hAnsi="Arial" w:cs="Arial"/>
        </w:rPr>
        <w:t xml:space="preserve"> (LPI) respectivas y con al menos una carencia social, en este cuadrante, la población se desagrega en dos grupos:</w:t>
      </w:r>
    </w:p>
    <w:p w14:paraId="322642C5" w14:textId="39BE5CE0" w:rsidR="0060608D" w:rsidRPr="00C8295E" w:rsidRDefault="00A4284B" w:rsidP="00A4284B">
      <w:pPr>
        <w:ind w:left="1080"/>
        <w:jc w:val="both"/>
        <w:rPr>
          <w:rFonts w:ascii="Arial" w:hAnsi="Arial" w:cs="Arial"/>
        </w:rPr>
      </w:pPr>
      <w:r w:rsidRPr="00C8295E">
        <w:rPr>
          <w:rFonts w:ascii="Arial" w:hAnsi="Arial" w:cs="Arial"/>
        </w:rPr>
        <w:t>I</w:t>
      </w:r>
      <w:r w:rsidR="003D2452">
        <w:rPr>
          <w:rFonts w:ascii="Arial" w:hAnsi="Arial" w:cs="Arial"/>
        </w:rPr>
        <w:t>-a</w:t>
      </w:r>
      <w:r w:rsidRPr="00C8295E">
        <w:rPr>
          <w:rFonts w:ascii="Arial" w:hAnsi="Arial" w:cs="Arial"/>
        </w:rPr>
        <w:t>.</w:t>
      </w:r>
      <w:r w:rsidRPr="00C8295E">
        <w:rPr>
          <w:rFonts w:ascii="Arial" w:hAnsi="Arial" w:cs="Arial"/>
        </w:rPr>
        <w:tab/>
        <w:t>Población en situación de pobreza extrema: su ingreso es inferior al valor monetario de las líneas de pobreza extrema por ingresos</w:t>
      </w:r>
      <w:r w:rsidRPr="00C8295E">
        <w:rPr>
          <w:rStyle w:val="Refdenotaalpie"/>
          <w:rFonts w:ascii="Arial" w:hAnsi="Arial" w:cs="Arial"/>
        </w:rPr>
        <w:footnoteReference w:id="7"/>
      </w:r>
      <w:r w:rsidRPr="00C8295E">
        <w:rPr>
          <w:rFonts w:ascii="Arial" w:hAnsi="Arial" w:cs="Arial"/>
        </w:rPr>
        <w:t xml:space="preserve"> (LPEI) y presenta tres o más carencias sociales.</w:t>
      </w:r>
    </w:p>
    <w:p w14:paraId="00DC40FC" w14:textId="38C57D72" w:rsidR="0060608D" w:rsidRPr="00C8295E" w:rsidRDefault="00A4284B" w:rsidP="00A4284B">
      <w:pPr>
        <w:ind w:left="1080"/>
        <w:jc w:val="both"/>
        <w:rPr>
          <w:rFonts w:ascii="Arial" w:hAnsi="Arial" w:cs="Arial"/>
        </w:rPr>
      </w:pPr>
      <w:r w:rsidRPr="00C8295E">
        <w:rPr>
          <w:rFonts w:ascii="Arial" w:hAnsi="Arial" w:cs="Arial"/>
        </w:rPr>
        <w:t>I</w:t>
      </w:r>
      <w:r w:rsidR="003D2452">
        <w:rPr>
          <w:rFonts w:ascii="Arial" w:hAnsi="Arial" w:cs="Arial"/>
        </w:rPr>
        <w:t>-b</w:t>
      </w:r>
      <w:r w:rsidRPr="00C8295E">
        <w:rPr>
          <w:rFonts w:ascii="Arial" w:hAnsi="Arial" w:cs="Arial"/>
        </w:rPr>
        <w:t>.</w:t>
      </w:r>
      <w:r w:rsidRPr="00C8295E">
        <w:rPr>
          <w:rFonts w:ascii="Arial" w:hAnsi="Arial" w:cs="Arial"/>
        </w:rPr>
        <w:tab/>
        <w:t>Población en situación de pobreza moderada: percibe un ingreso inferior a las LPI y presenta entre una y dos carencias.</w:t>
      </w:r>
    </w:p>
    <w:p w14:paraId="1CB5A69E" w14:textId="06101186" w:rsidR="0060608D" w:rsidRPr="00C8295E" w:rsidRDefault="00000000" w:rsidP="00C41C0A">
      <w:pPr>
        <w:numPr>
          <w:ilvl w:val="0"/>
          <w:numId w:val="8"/>
        </w:numPr>
        <w:jc w:val="both"/>
        <w:rPr>
          <w:rFonts w:ascii="Arial" w:hAnsi="Arial" w:cs="Arial"/>
        </w:rPr>
      </w:pPr>
      <w:r w:rsidRPr="00C8295E">
        <w:rPr>
          <w:rFonts w:ascii="Arial" w:hAnsi="Arial" w:cs="Arial"/>
        </w:rPr>
        <w:t>Población vulnerable por carencias sociales: población con una o más carencias sociales, pero cuyo ingreso es igual o superior a las LPI respectivas</w:t>
      </w:r>
      <w:ins w:id="91" w:author="Paulino Perez Rodríguez" w:date="2026-01-30T13:15:00Z" w16du:dateUtc="2026-01-30T19:15:00Z">
        <w:r w:rsidR="003D2452">
          <w:rPr>
            <w:rFonts w:ascii="Arial" w:hAnsi="Arial" w:cs="Arial"/>
          </w:rPr>
          <w:t>.</w:t>
        </w:r>
      </w:ins>
      <w:del w:id="92" w:author="Paulino Perez Rodríguez" w:date="2026-01-30T13:15:00Z" w16du:dateUtc="2026-01-30T19:15:00Z">
        <w:r w:rsidRPr="00C8295E" w:rsidDel="003D2452">
          <w:rPr>
            <w:rFonts w:ascii="Arial" w:hAnsi="Arial" w:cs="Arial"/>
          </w:rPr>
          <w:delText>,</w:delText>
        </w:r>
      </w:del>
    </w:p>
    <w:p w14:paraId="7FC5AF2C" w14:textId="34B89D81" w:rsidR="0060608D" w:rsidRPr="00C8295E" w:rsidRDefault="00000000" w:rsidP="00C41C0A">
      <w:pPr>
        <w:numPr>
          <w:ilvl w:val="0"/>
          <w:numId w:val="8"/>
        </w:numPr>
        <w:jc w:val="both"/>
        <w:rPr>
          <w:rFonts w:ascii="Arial" w:hAnsi="Arial" w:cs="Arial"/>
        </w:rPr>
      </w:pPr>
      <w:r w:rsidRPr="00C8295E">
        <w:rPr>
          <w:rFonts w:ascii="Arial" w:hAnsi="Arial" w:cs="Arial"/>
        </w:rPr>
        <w:t>Población vulnerable por ingresos: población sin carencias sociales y con ingreso inferior a las LPI respectivas</w:t>
      </w:r>
      <w:ins w:id="93" w:author="Paulino Perez Rodríguez" w:date="2026-01-30T13:16:00Z" w16du:dateUtc="2026-01-30T19:16:00Z">
        <w:r w:rsidR="003D2452">
          <w:rPr>
            <w:rFonts w:ascii="Arial" w:hAnsi="Arial" w:cs="Arial"/>
          </w:rPr>
          <w:t>.</w:t>
        </w:r>
      </w:ins>
      <w:del w:id="94" w:author="Paulino Perez Rodríguez" w:date="2026-01-30T13:16:00Z" w16du:dateUtc="2026-01-30T19:16:00Z">
        <w:r w:rsidRPr="00C8295E" w:rsidDel="003D2452">
          <w:rPr>
            <w:rFonts w:ascii="Arial" w:hAnsi="Arial" w:cs="Arial"/>
          </w:rPr>
          <w:delText>,</w:delText>
        </w:r>
      </w:del>
    </w:p>
    <w:p w14:paraId="5DDE2408" w14:textId="77777777" w:rsidR="0060608D" w:rsidRPr="00C8295E" w:rsidRDefault="00000000" w:rsidP="00C41C0A">
      <w:pPr>
        <w:numPr>
          <w:ilvl w:val="0"/>
          <w:numId w:val="8"/>
        </w:numPr>
        <w:jc w:val="both"/>
        <w:rPr>
          <w:rFonts w:ascii="Arial" w:hAnsi="Arial" w:cs="Arial"/>
        </w:rPr>
      </w:pPr>
      <w:r w:rsidRPr="00C8295E">
        <w:rPr>
          <w:rFonts w:ascii="Arial" w:hAnsi="Arial" w:cs="Arial"/>
        </w:rPr>
        <w:t>Población no pobre multidimensional y no vulnerable: población con ingreso igual o superior a las LPI respectivas y sin ninguna carencia social.</w:t>
      </w:r>
    </w:p>
    <w:p w14:paraId="2E191E80" w14:textId="5D03E1C6" w:rsidR="0060608D" w:rsidRPr="00C8295E" w:rsidRDefault="00000000" w:rsidP="00F37A0A">
      <w:pPr>
        <w:pStyle w:val="FirstParagraph"/>
        <w:jc w:val="both"/>
        <w:rPr>
          <w:rFonts w:ascii="Arial" w:hAnsi="Arial" w:cs="Arial"/>
        </w:rPr>
      </w:pPr>
      <w:r w:rsidRPr="00C8295E">
        <w:rPr>
          <w:rFonts w:ascii="Arial" w:hAnsi="Arial" w:cs="Arial"/>
        </w:rPr>
        <w:t>Es relevante señalar que los indicadores de seguridad social, alimentación e ingreso no pueden obtenerse directamente a partir de información del Censo, por lo que necesitan ser estimados a través de modelos de regresión en áreas pequeñas (C</w:t>
      </w:r>
      <w:r w:rsidR="0041620B" w:rsidRPr="00C8295E">
        <w:rPr>
          <w:rFonts w:ascii="Arial" w:hAnsi="Arial" w:cs="Arial"/>
        </w:rPr>
        <w:t>ONEVAL</w:t>
      </w:r>
      <w:r w:rsidRPr="00C8295E">
        <w:rPr>
          <w:rFonts w:ascii="Arial" w:hAnsi="Arial" w:cs="Arial"/>
        </w:rPr>
        <w:t>, 2021). En este sentido, el modelo propuesto permite abordar la dimensión de la pobreza que corresponde a la vulnerabilidad por ingresos.</w:t>
      </w:r>
    </w:p>
    <w:p w14:paraId="14B3D4F1" w14:textId="77777777" w:rsidR="0060608D" w:rsidRPr="00C8295E" w:rsidRDefault="00000000" w:rsidP="00F37A0A">
      <w:pPr>
        <w:pStyle w:val="Ttulo1"/>
        <w:jc w:val="both"/>
        <w:rPr>
          <w:rFonts w:ascii="Arial" w:hAnsi="Arial" w:cs="Arial"/>
          <w:sz w:val="24"/>
          <w:szCs w:val="24"/>
        </w:rPr>
      </w:pPr>
      <w:bookmarkStart w:id="95" w:name="sec:metodologia"/>
      <w:bookmarkEnd w:id="6"/>
      <w:bookmarkEnd w:id="85"/>
      <w:r w:rsidRPr="00C8295E">
        <w:rPr>
          <w:rFonts w:ascii="Arial" w:hAnsi="Arial" w:cs="Arial"/>
          <w:sz w:val="24"/>
          <w:szCs w:val="24"/>
        </w:rPr>
        <w:t>Metodología</w:t>
      </w:r>
    </w:p>
    <w:p w14:paraId="51FCDD1E" w14:textId="7CB94842" w:rsidR="0060608D" w:rsidRPr="00C8295E" w:rsidRDefault="00000000" w:rsidP="00F37A0A">
      <w:pPr>
        <w:pStyle w:val="FirstParagraph"/>
        <w:jc w:val="both"/>
        <w:rPr>
          <w:rFonts w:ascii="Arial" w:hAnsi="Arial" w:cs="Arial"/>
        </w:rPr>
      </w:pPr>
      <w:r w:rsidRPr="00C8295E">
        <w:rPr>
          <w:rFonts w:ascii="Arial" w:hAnsi="Arial" w:cs="Arial"/>
        </w:rPr>
        <w:t xml:space="preserve">A continuación, se resume el modelo propuesto </w:t>
      </w:r>
      <w:proofErr w:type="gramStart"/>
      <w:r w:rsidRPr="00C8295E">
        <w:rPr>
          <w:rFonts w:ascii="Arial" w:hAnsi="Arial" w:cs="Arial"/>
        </w:rPr>
        <w:t>de acuerdo a</w:t>
      </w:r>
      <w:proofErr w:type="gramEnd"/>
      <w:r w:rsidRPr="00C8295E">
        <w:rPr>
          <w:rFonts w:ascii="Arial" w:hAnsi="Arial" w:cs="Arial"/>
        </w:rPr>
        <w:t xml:space="preserve"> los siguientes puntos</w:t>
      </w:r>
      <w:ins w:id="96" w:author="Paulino Perez Rodríguez" w:date="2026-01-30T13:16:00Z" w16du:dateUtc="2026-01-30T19:16:00Z">
        <w:r w:rsidR="003D2452">
          <w:rPr>
            <w:rFonts w:ascii="Arial" w:hAnsi="Arial" w:cs="Arial"/>
          </w:rPr>
          <w:t>:</w:t>
        </w:r>
      </w:ins>
    </w:p>
    <w:p w14:paraId="6CBBB13F" w14:textId="2154615A" w:rsidR="0060608D" w:rsidRPr="00C8295E" w:rsidRDefault="00000000" w:rsidP="00F37A0A">
      <w:pPr>
        <w:numPr>
          <w:ilvl w:val="0"/>
          <w:numId w:val="5"/>
        </w:numPr>
        <w:jc w:val="both"/>
        <w:rPr>
          <w:rFonts w:ascii="Arial" w:hAnsi="Arial" w:cs="Arial"/>
        </w:rPr>
      </w:pPr>
      <w:r w:rsidRPr="00C8295E">
        <w:rPr>
          <w:rFonts w:ascii="Arial" w:hAnsi="Arial" w:cs="Arial"/>
        </w:rPr>
        <w:t xml:space="preserve">Se emplean errores </w:t>
      </w:r>
      <w:commentRangeStart w:id="97"/>
      <w:r w:rsidRPr="00C8295E">
        <w:rPr>
          <w:rFonts w:ascii="Arial" w:hAnsi="Arial" w:cs="Arial"/>
        </w:rPr>
        <w:t xml:space="preserve">log-normales </w:t>
      </w:r>
      <w:r w:rsidR="003D2452">
        <w:rPr>
          <w:rFonts w:ascii="Arial" w:hAnsi="Arial" w:cs="Arial"/>
        </w:rPr>
        <w:t>asimétricos</w:t>
      </w:r>
      <w:r w:rsidR="003D2452" w:rsidRPr="00C8295E">
        <w:rPr>
          <w:rFonts w:ascii="Arial" w:hAnsi="Arial" w:cs="Arial"/>
        </w:rPr>
        <w:t xml:space="preserve"> </w:t>
      </w:r>
      <w:commentRangeEnd w:id="97"/>
      <w:r w:rsidR="003D2452">
        <w:rPr>
          <w:rStyle w:val="Refdecomentario"/>
        </w:rPr>
        <w:commentReference w:id="97"/>
      </w:r>
      <w:r w:rsidRPr="00C8295E">
        <w:rPr>
          <w:rFonts w:ascii="Arial" w:hAnsi="Arial" w:cs="Arial"/>
        </w:rPr>
        <w:t>para la variable objetivo, es decir, se asume que el logaritmo del ICTPC sigue una distribución normal asimétrica.</w:t>
      </w:r>
    </w:p>
    <w:p w14:paraId="778BA68F" w14:textId="77777777" w:rsidR="0060608D" w:rsidRPr="00C8295E" w:rsidRDefault="00000000" w:rsidP="00F37A0A">
      <w:pPr>
        <w:numPr>
          <w:ilvl w:val="0"/>
          <w:numId w:val="5"/>
        </w:numPr>
        <w:jc w:val="both"/>
        <w:rPr>
          <w:rFonts w:ascii="Arial" w:hAnsi="Arial" w:cs="Arial"/>
        </w:rPr>
      </w:pPr>
      <w:r w:rsidRPr="00C8295E">
        <w:rPr>
          <w:rFonts w:ascii="Arial" w:hAnsi="Arial" w:cs="Arial"/>
        </w:rPr>
        <w:lastRenderedPageBreak/>
        <w:t>Se considera un contexto de áreas pequeñas: se desea realizar predicciones para los objetos de estudio a lo largo de todos los dominios, a partir de una muestra de solo algunas regiones.</w:t>
      </w:r>
    </w:p>
    <w:p w14:paraId="4381B2B6" w14:textId="44609829" w:rsidR="0060608D" w:rsidRPr="00C8295E" w:rsidRDefault="00000000" w:rsidP="00F37A0A">
      <w:pPr>
        <w:numPr>
          <w:ilvl w:val="0"/>
          <w:numId w:val="5"/>
        </w:numPr>
        <w:jc w:val="both"/>
        <w:rPr>
          <w:rFonts w:ascii="Arial" w:hAnsi="Arial" w:cs="Arial"/>
        </w:rPr>
      </w:pPr>
      <w:r w:rsidRPr="00C8295E">
        <w:rPr>
          <w:rFonts w:ascii="Arial" w:hAnsi="Arial" w:cs="Arial"/>
        </w:rPr>
        <w:t xml:space="preserve">Se emplea un enfoque </w:t>
      </w:r>
      <w:r w:rsidR="003E1767" w:rsidRPr="00C8295E">
        <w:rPr>
          <w:rFonts w:ascii="Arial" w:hAnsi="Arial" w:cs="Arial"/>
        </w:rPr>
        <w:t>b</w:t>
      </w:r>
      <w:r w:rsidRPr="00C8295E">
        <w:rPr>
          <w:rFonts w:ascii="Arial" w:hAnsi="Arial" w:cs="Arial"/>
        </w:rPr>
        <w:t xml:space="preserve">ayesiano objetivo: las distribuciones </w:t>
      </w:r>
      <w:r w:rsidRPr="00C8295E">
        <w:rPr>
          <w:rFonts w:ascii="Arial" w:hAnsi="Arial" w:cs="Arial"/>
          <w:u w:val="single"/>
        </w:rPr>
        <w:t>a priori</w:t>
      </w:r>
      <w:r w:rsidRPr="00C8295E">
        <w:rPr>
          <w:rFonts w:ascii="Arial" w:hAnsi="Arial" w:cs="Arial"/>
        </w:rPr>
        <w:t xml:space="preserve"> que se consideran son no informativas, lo cu</w:t>
      </w:r>
      <w:r w:rsidR="003E1767" w:rsidRPr="00C8295E">
        <w:rPr>
          <w:rFonts w:ascii="Arial" w:hAnsi="Arial" w:cs="Arial"/>
        </w:rPr>
        <w:t>a</w:t>
      </w:r>
      <w:r w:rsidRPr="00C8295E">
        <w:rPr>
          <w:rFonts w:ascii="Arial" w:hAnsi="Arial" w:cs="Arial"/>
        </w:rPr>
        <w:t>l maximiza la información proveniente de la muestra, a la vez que se pretende realizar un análisis reproducible y neutral.</w:t>
      </w:r>
    </w:p>
    <w:p w14:paraId="61B1C635" w14:textId="27908511" w:rsidR="0060608D" w:rsidRPr="00C8295E" w:rsidRDefault="00000000" w:rsidP="00F37A0A">
      <w:pPr>
        <w:numPr>
          <w:ilvl w:val="0"/>
          <w:numId w:val="5"/>
        </w:numPr>
        <w:jc w:val="both"/>
        <w:rPr>
          <w:rFonts w:ascii="Arial" w:hAnsi="Arial" w:cs="Arial"/>
        </w:rPr>
      </w:pPr>
      <w:r w:rsidRPr="00C8295E">
        <w:rPr>
          <w:rFonts w:ascii="Arial" w:hAnsi="Arial" w:cs="Arial"/>
        </w:rPr>
        <w:t xml:space="preserve">Se utiliza un algoritmo automático de inferencia variacional. Este método es fácil de implementar y permite acelerar la inferencia </w:t>
      </w:r>
      <w:r w:rsidR="00FA2FD1" w:rsidRPr="00C8295E">
        <w:rPr>
          <w:rFonts w:ascii="Arial" w:hAnsi="Arial" w:cs="Arial"/>
        </w:rPr>
        <w:t>b</w:t>
      </w:r>
      <w:r w:rsidRPr="00C8295E">
        <w:rPr>
          <w:rFonts w:ascii="Arial" w:hAnsi="Arial" w:cs="Arial"/>
        </w:rPr>
        <w:t>ayesiana.</w:t>
      </w:r>
    </w:p>
    <w:p w14:paraId="7C0DD424" w14:textId="77777777" w:rsidR="0060608D" w:rsidRPr="00C8295E" w:rsidRDefault="00000000" w:rsidP="00F37A0A">
      <w:pPr>
        <w:pStyle w:val="Ttulo2"/>
        <w:jc w:val="both"/>
        <w:rPr>
          <w:rFonts w:ascii="Arial" w:hAnsi="Arial" w:cs="Arial"/>
          <w:sz w:val="24"/>
          <w:szCs w:val="24"/>
        </w:rPr>
      </w:pPr>
      <w:bookmarkStart w:id="98" w:name="subsec:modelo-propuesto"/>
      <w:r w:rsidRPr="00C8295E">
        <w:rPr>
          <w:rFonts w:ascii="Arial" w:hAnsi="Arial" w:cs="Arial"/>
          <w:sz w:val="24"/>
          <w:szCs w:val="24"/>
        </w:rPr>
        <w:t>Planteamiento del modelo</w:t>
      </w:r>
    </w:p>
    <w:p w14:paraId="399050B4" w14:textId="7824065B" w:rsidR="0060608D" w:rsidRPr="00C8295E" w:rsidRDefault="00000000" w:rsidP="00F37A0A">
      <w:pPr>
        <w:pStyle w:val="FirstParagraph"/>
        <w:jc w:val="both"/>
        <w:rPr>
          <w:rFonts w:ascii="Arial" w:hAnsi="Arial" w:cs="Arial"/>
        </w:rPr>
      </w:pPr>
      <w:r w:rsidRPr="00C8295E">
        <w:rPr>
          <w:rFonts w:ascii="Arial" w:hAnsi="Arial" w:cs="Arial"/>
        </w:rPr>
        <w:t>El modelo propuesto pertenece a la corriente de estimación indirecta a nivel unidad: se supone que la variable objetivo sigue una distribución log-normal</w:t>
      </w:r>
      <w:del w:id="99" w:author="Paulino Perez Rodríguez" w:date="2026-01-30T13:19:00Z" w16du:dateUtc="2026-01-30T19:19:00Z">
        <w:r w:rsidRPr="00C8295E" w:rsidDel="003D2452">
          <w:rPr>
            <w:rFonts w:ascii="Arial" w:hAnsi="Arial" w:cs="Arial"/>
          </w:rPr>
          <w:delText xml:space="preserve"> </w:delText>
        </w:r>
      </w:del>
      <w:ins w:id="100" w:author="Paulino Perez Rodríguez" w:date="2026-01-30T13:20:00Z" w16du:dateUtc="2026-01-30T19:20:00Z">
        <w:r w:rsidR="003D2452">
          <w:rPr>
            <w:rFonts w:ascii="Arial" w:hAnsi="Arial" w:cs="Arial"/>
          </w:rPr>
          <w:t xml:space="preserve"> asimétrica</w:t>
        </w:r>
      </w:ins>
      <w:del w:id="101" w:author="Paulino Perez Rodríguez" w:date="2026-01-30T13:19:00Z" w16du:dateUtc="2026-01-30T19:19:00Z">
        <w:r w:rsidRPr="00C8295E" w:rsidDel="003D2452">
          <w:rPr>
            <w:rFonts w:ascii="Arial" w:hAnsi="Arial" w:cs="Arial"/>
          </w:rPr>
          <w:delText>sesgada</w:delText>
        </w:r>
      </w:del>
      <w:r w:rsidRPr="00C8295E">
        <w:rPr>
          <w:rFonts w:ascii="Arial" w:hAnsi="Arial" w:cs="Arial"/>
        </w:rPr>
        <w:t>, lo cual intenta mimetizar dos aspectos inherentes al conjunto de datos de ingresos: siempre son positivos y su distribución empírica es asimétrica. Para la observación</w:t>
      </w:r>
      <w:r w:rsidR="005E7820">
        <w:rPr>
          <w:rFonts w:ascii="Arial" w:hAnsi="Arial" w:cs="Arial"/>
        </w:rPr>
        <w:t xml:space="preserve"> transformada</w:t>
      </w:r>
      <w:r w:rsidRPr="00C8295E">
        <w:rPr>
          <w:rFonts w:ascii="Arial" w:hAnsi="Arial" w:cs="Arial"/>
        </w:rPr>
        <w:t xml:space="preserve"> </w:t>
      </w:r>
      <m:oMath>
        <m:sSub>
          <m:sSubPr>
            <m:ctrlPr>
              <w:rPr>
                <w:rFonts w:ascii="Cambria Math" w:hAnsi="Cambria Math" w:cs="Arial"/>
                <w:i/>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log</m:t>
        </m:r>
        <m:d>
          <m:dPr>
            <m:ctrlPr>
              <w:rPr>
                <w:rFonts w:ascii="Cambria Math" w:hAnsi="Cambria Math" w:cs="Arial"/>
              </w:rPr>
            </m:ctrlPr>
          </m:d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e>
        </m:d>
      </m:oMath>
      <w:r w:rsidRPr="00C8295E">
        <w:rPr>
          <w:rFonts w:ascii="Arial" w:hAnsi="Arial" w:cs="Arial"/>
        </w:rPr>
        <w:t xml:space="preserve"> </w:t>
      </w:r>
      <w:r w:rsidR="005E7820">
        <w:rPr>
          <w:rFonts w:ascii="Arial" w:hAnsi="Arial" w:cs="Arial"/>
        </w:rPr>
        <w:t xml:space="preserve">, con </w:t>
      </w:r>
      <m:oMath>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oMath>
      <w:r w:rsidR="005E7820">
        <w:rPr>
          <w:rFonts w:ascii="Arial" w:hAnsi="Arial" w:cs="Arial"/>
        </w:rPr>
        <w:t xml:space="preserve"> la variable respuesta en la escala original, </w:t>
      </w:r>
      <w:r w:rsidRPr="00C8295E">
        <w:rPr>
          <w:rFonts w:ascii="Arial" w:hAnsi="Arial" w:cs="Arial"/>
        </w:rPr>
        <w:t>se plantea:</w:t>
      </w:r>
    </w:p>
    <w:p w14:paraId="65E8D765" w14:textId="5B4A7F09" w:rsidR="003E0B1A" w:rsidRPr="00C8295E" w:rsidRDefault="00000000" w:rsidP="00F37A0A">
      <w:pPr>
        <w:pStyle w:val="Textoindependiente"/>
        <w:jc w:val="both"/>
        <w:rPr>
          <w:rFonts w:ascii="Arial" w:hAnsi="Arial" w:cs="Arial"/>
        </w:rPr>
      </w:pPr>
      <m:oMathPara>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lit/>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2</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r>
                        <m:rPr>
                          <m:lit/>
                          <m:sty m:val="p"/>
                        </m:rPr>
                        <w:rPr>
                          <w:rFonts w:ascii="Cambria Math" w:hAnsi="Cambria Math" w:cs="Arial"/>
                        </w:rPr>
                        <m:t>/</m:t>
                      </m:r>
                      <m:r>
                        <w:rPr>
                          <w:rFonts w:ascii="Cambria Math" w:hAnsi="Cambria Math" w:cs="Arial"/>
                        </w:rPr>
                        <m:t>π</m:t>
                      </m:r>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5</m:t>
                  </m:r>
                </m:e>
              </m:d>
              <m:ctrlPr>
                <w:rPr>
                  <w:rFonts w:ascii="Cambria Math" w:hAnsi="Cambria Math" w:cs="Arial"/>
                  <w:i/>
                </w:rPr>
              </m:ctrlPr>
            </m:e>
          </m:eqArr>
        </m:oMath>
      </m:oMathPara>
    </w:p>
    <w:p w14:paraId="50749223" w14:textId="015315EE" w:rsidR="0060608D" w:rsidRPr="00C8295E" w:rsidRDefault="005E7820" w:rsidP="00F37A0A">
      <w:pPr>
        <w:pStyle w:val="FirstParagraph"/>
        <w:jc w:val="both"/>
        <w:rPr>
          <w:rFonts w:ascii="Arial" w:hAnsi="Arial" w:cs="Arial"/>
        </w:rPr>
      </w:pPr>
      <w:r>
        <w:rPr>
          <w:rFonts w:ascii="Arial" w:hAnsi="Arial" w:cs="Arial"/>
        </w:rPr>
        <w:t xml:space="preserve">o </w:t>
      </w:r>
      <w:r w:rsidR="009D5B19">
        <w:rPr>
          <w:rFonts w:ascii="Arial" w:hAnsi="Arial" w:cs="Arial"/>
        </w:rPr>
        <w:t>si en lugar de utilizar la parametrización directa se utiliza la parametrización centrada</w:t>
      </w:r>
      <w:r w:rsidRPr="00C8295E">
        <w:rPr>
          <w:rFonts w:ascii="Arial" w:hAnsi="Arial" w:cs="Arial"/>
        </w:rPr>
        <w:t>:</w:t>
      </w:r>
    </w:p>
    <w:p w14:paraId="2317318B" w14:textId="39AEED30" w:rsidR="0060608D" w:rsidRPr="00C8295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num>
                <m:den>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e>
                  </m:rad>
                </m:den>
              </m:f>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6</m:t>
                  </m:r>
                </m:e>
              </m:d>
              <m:ctrlPr>
                <w:rPr>
                  <w:rFonts w:ascii="Cambria Math" w:hAnsi="Cambria Math" w:cs="Arial"/>
                  <w:i/>
                </w:rPr>
              </m:ctrlPr>
            </m:e>
          </m:eqArr>
        </m:oMath>
      </m:oMathPara>
    </w:p>
    <w:p w14:paraId="4D8A94E4" w14:textId="53612CCA" w:rsidR="00BB049E" w:rsidRPr="00C8295E" w:rsidRDefault="00000000" w:rsidP="00BB049E">
      <w:pPr>
        <w:pStyle w:val="FirstParagraph"/>
        <w:jc w:val="both"/>
        <w:rPr>
          <w:rFonts w:ascii="Arial" w:hAnsi="Arial" w:cs="Arial"/>
        </w:rPr>
      </w:pPr>
      <w:r w:rsidRPr="00C8295E">
        <w:rPr>
          <w:rFonts w:ascii="Arial" w:hAnsi="Arial" w:cs="Arial"/>
        </w:rPr>
        <w:t xml:space="preserve">donde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oMath>
      <w:r w:rsidR="005E7820">
        <w:rPr>
          <w:rFonts w:ascii="Arial" w:hAnsi="Arial" w:cs="Arial"/>
        </w:rPr>
        <w:t xml:space="preserve">. Note que </w:t>
      </w:r>
      <w:r w:rsidR="00CB7404">
        <w:rPr>
          <w:rFonts w:ascii="Arial" w:hAnsi="Arial" w:cs="Arial"/>
        </w:rPr>
        <w:t xml:space="preserve">en </w:t>
      </w:r>
      <w:r w:rsidR="005E7820">
        <w:rPr>
          <w:rFonts w:ascii="Arial" w:hAnsi="Arial" w:cs="Arial"/>
        </w:rPr>
        <w:t>ecuación (6)</w:t>
      </w:r>
      <w:r w:rsidR="002C4F6F">
        <w:rPr>
          <w:rFonts w:ascii="Arial" w:hAnsi="Arial" w:cs="Arial"/>
        </w:rPr>
        <w:t xml:space="preserve"> </w:t>
      </w:r>
      <w:r w:rsidR="001A1891">
        <w:rPr>
          <w:rFonts w:ascii="Arial" w:hAnsi="Arial" w:cs="Arial"/>
        </w:rPr>
        <w:t>se</w:t>
      </w:r>
      <w:r w:rsidRPr="00C8295E">
        <w:rPr>
          <w:rFonts w:ascii="Arial" w:hAnsi="Arial" w:cs="Arial"/>
        </w:rPr>
        <w:t xml:space="preserve"> garantiza</w:t>
      </w:r>
      <w:ins w:id="102" w:author="Beatriz Juárez Piña" w:date="2026-02-03T10:46:00Z" w16du:dateUtc="2026-02-03T16:46:00Z">
        <w:r w:rsidR="0010398F">
          <w:rPr>
            <w:rFonts w:ascii="Arial" w:hAnsi="Arial" w:cs="Arial"/>
          </w:rPr>
          <w:tab/>
        </w:r>
      </w:ins>
      <w:r w:rsidRPr="00C8295E">
        <w:rPr>
          <w:rFonts w:ascii="Arial" w:hAnsi="Arial" w:cs="Arial"/>
        </w:rPr>
        <w:t xml:space="preserve"> que </w:t>
      </w:r>
      <m:oMath>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w:ins w:id="103" w:author="Paulino Perez Rodríguez" w:date="2026-01-30T15:30:00Z" w16du:dateUtc="2026-01-30T21:30:00Z">
            <m:rPr>
              <m:sty m:val="bi"/>
            </m:rPr>
            <w:rPr>
              <w:rFonts w:ascii="Cambria Math" w:hAnsi="Cambria Math" w:cs="Arial"/>
            </w:rPr>
            <m:t>β</m:t>
          </w:ins>
        </m:r>
      </m:oMath>
      <w:r w:rsidRPr="00C8295E">
        <w:rPr>
          <w:rFonts w:ascii="Arial" w:hAnsi="Arial" w:cs="Arial"/>
        </w:rPr>
        <w:t xml:space="preserve"> y </w:t>
      </w:r>
      <m:oMath>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C8295E">
        <w:rPr>
          <w:rFonts w:ascii="Arial" w:hAnsi="Arial" w:cs="Arial"/>
        </w:rPr>
        <w:t>. A diferencia del modelo</w:t>
      </w:r>
      <w:r w:rsidR="004E407E">
        <w:rPr>
          <w:rFonts w:ascii="Arial" w:hAnsi="Arial" w:cs="Arial"/>
        </w:rPr>
        <w:t xml:space="preserve"> (4)</w:t>
      </w:r>
      <w:r w:rsidRPr="00C8295E">
        <w:rPr>
          <w:rFonts w:ascii="Arial" w:hAnsi="Arial" w:cs="Arial"/>
        </w:rPr>
        <w:t>, aquí se estima un parámetro de forma para cada área pequeña, de este modo se obtiene un resultado similar a incorporar un efecto aleatorio para cada región, sin embargo, se prioriza la estimación del parámetro de asimetría para cada región</w:t>
      </w:r>
      <w:del w:id="104" w:author="Paulino Perez Rodríguez" w:date="2026-01-30T15:35:00Z" w16du:dateUtc="2026-01-30T21:35:00Z">
        <w:r w:rsidRPr="00C8295E" w:rsidDel="00082E07">
          <w:rPr>
            <w:rFonts w:ascii="Arial" w:hAnsi="Arial" w:cs="Arial"/>
          </w:rPr>
          <w:delText xml:space="preserve">; </w:delText>
        </w:r>
      </w:del>
      <m:oMath>
        <m:sSub>
          <m:sSubPr>
            <m:ctrlPr>
              <w:del w:id="105" w:author="Paulino Perez Rodríguez" w:date="2026-01-30T15:35:00Z" w16du:dateUtc="2026-01-30T21:35:00Z">
                <w:rPr>
                  <w:rFonts w:ascii="Cambria Math" w:hAnsi="Cambria Math" w:cs="Arial"/>
                </w:rPr>
              </w:del>
            </m:ctrlPr>
          </m:sSubPr>
          <m:e>
            <m:r>
              <w:del w:id="106" w:author="Paulino Perez Rodríguez" w:date="2026-01-30T15:35:00Z" w16du:dateUtc="2026-01-30T21:35:00Z">
                <w:rPr>
                  <w:rFonts w:ascii="Cambria Math" w:hAnsi="Cambria Math" w:cs="Arial"/>
                </w:rPr>
                <m:t>μ</m:t>
              </w:del>
            </m:r>
          </m:e>
          <m:sub>
            <m:r>
              <w:del w:id="107" w:author="Paulino Perez Rodríguez" w:date="2026-01-30T15:35:00Z" w16du:dateUtc="2026-01-30T21:35:00Z">
                <w:rPr>
                  <w:rFonts w:ascii="Cambria Math" w:hAnsi="Cambria Math" w:cs="Arial"/>
                </w:rPr>
                <m:t>i</m:t>
              </w:del>
            </m:r>
          </m:sub>
        </m:sSub>
      </m:oMath>
      <w:del w:id="108" w:author="Paulino Perez Rodríguez" w:date="2026-01-30T15:35:00Z" w16du:dateUtc="2026-01-30T21:35:00Z">
        <w:r w:rsidRPr="00C8295E" w:rsidDel="00082E07">
          <w:rPr>
            <w:rFonts w:ascii="Arial" w:hAnsi="Arial" w:cs="Arial"/>
          </w:rPr>
          <w:delText xml:space="preserve"> es un intercepto para cada área</w:delText>
        </w:r>
      </w:del>
      <w:r w:rsidRPr="00C8295E">
        <w:rPr>
          <w:rFonts w:ascii="Arial" w:hAnsi="Arial" w:cs="Arial"/>
        </w:rPr>
        <w:t xml:space="preserve">. Esta representación es más simple que el modelo de Diallo </w:t>
      </w:r>
      <w:ins w:id="109" w:author="Paulino Perez Rodríguez" w:date="2026-01-30T15:35:00Z" w16du:dateUtc="2026-01-30T21:35:00Z">
        <w:r w:rsidR="00082E07">
          <w:rPr>
            <w:rFonts w:ascii="Arial" w:hAnsi="Arial" w:cs="Arial"/>
          </w:rPr>
          <w:t>y</w:t>
        </w:r>
      </w:ins>
      <w:del w:id="110" w:author="Paulino Perez Rodríguez" w:date="2026-01-30T15:35:00Z" w16du:dateUtc="2026-01-30T21:35:00Z">
        <w:r w:rsidRPr="00C8295E" w:rsidDel="00082E07">
          <w:rPr>
            <w:rFonts w:ascii="Arial" w:hAnsi="Arial" w:cs="Arial"/>
          </w:rPr>
          <w:delText>&amp;</w:delText>
        </w:r>
      </w:del>
      <w:r w:rsidRPr="00C8295E">
        <w:rPr>
          <w:rFonts w:ascii="Arial" w:hAnsi="Arial" w:cs="Arial"/>
        </w:rPr>
        <w:t xml:space="preserve"> Rao (2018), ya que no incorporamos la estructura de errores anidados, es decir, efectos aleatorios, y no es necesario recurrir a la familia CSN.</w:t>
      </w:r>
      <w:r w:rsidR="00BB049E" w:rsidRPr="00C8295E">
        <w:rPr>
          <w:rFonts w:ascii="Arial" w:hAnsi="Arial" w:cs="Arial"/>
        </w:rPr>
        <w:t xml:space="preserve"> Cabe destacar que el parámetro </w:t>
      </w:r>
      <m:oMath>
        <m:sSub>
          <m:sSubPr>
            <m:ctrlPr>
              <w:rPr>
                <w:rFonts w:ascii="Cambria Math" w:hAnsi="Cambria Math" w:cs="Arial"/>
                <w:i/>
              </w:rPr>
            </m:ctrlPr>
          </m:sSubPr>
          <m:e>
            <m:r>
              <w:rPr>
                <w:rFonts w:ascii="Cambria Math" w:hAnsi="Cambria Math" w:cs="Arial"/>
              </w:rPr>
              <m:t>ρ</m:t>
            </m:r>
            <m:ctrlPr>
              <w:rPr>
                <w:rFonts w:ascii="Cambria Math" w:hAnsi="Cambria Math" w:cs="Arial"/>
              </w:rPr>
            </m:ctrlPr>
          </m:e>
          <m:sub>
            <m:r>
              <w:rPr>
                <w:rFonts w:ascii="Cambria Math" w:hAnsi="Cambria Math" w:cs="Arial"/>
              </w:rPr>
              <m:t>i</m:t>
            </m:r>
          </m:sub>
        </m:sSub>
      </m:oMath>
      <w:r w:rsidR="00BB049E" w:rsidRPr="00C8295E">
        <w:rPr>
          <w:rFonts w:ascii="Arial" w:hAnsi="Arial" w:cs="Arial"/>
        </w:rPr>
        <w:t xml:space="preserve"> no se modela como un efecto aleatorio, sino como un parámetro de forma específico de cada área, que captura asimetría distribucional y no heterogeneidad estocástica no observada.</w:t>
      </w:r>
    </w:p>
    <w:p w14:paraId="2C763E80" w14:textId="65A1CAC7" w:rsidR="0060608D" w:rsidRPr="00C8295E" w:rsidRDefault="00000000" w:rsidP="00F37A0A">
      <w:pPr>
        <w:pStyle w:val="Textoindependiente"/>
        <w:jc w:val="both"/>
        <w:rPr>
          <w:rFonts w:ascii="Arial" w:hAnsi="Arial" w:cs="Arial"/>
        </w:rPr>
      </w:pPr>
      <w:r w:rsidRPr="00C8295E">
        <w:rPr>
          <w:rFonts w:ascii="Arial" w:hAnsi="Arial" w:cs="Arial"/>
        </w:rPr>
        <w:t xml:space="preserve">Finalmente, el último </w:t>
      </w:r>
      <w:r w:rsidR="00AD16E1">
        <w:rPr>
          <w:rFonts w:ascii="Arial" w:hAnsi="Arial" w:cs="Arial"/>
        </w:rPr>
        <w:t>elemento</w:t>
      </w:r>
      <w:r w:rsidRPr="00C8295E">
        <w:rPr>
          <w:rFonts w:ascii="Arial" w:hAnsi="Arial" w:cs="Arial"/>
        </w:rPr>
        <w:t xml:space="preserve"> que se considera es el paradigma </w:t>
      </w:r>
      <w:r w:rsidR="00B95E8F" w:rsidRPr="00C8295E">
        <w:rPr>
          <w:rFonts w:ascii="Arial" w:hAnsi="Arial" w:cs="Arial"/>
        </w:rPr>
        <w:t>b</w:t>
      </w:r>
      <w:r w:rsidRPr="00C8295E">
        <w:rPr>
          <w:rFonts w:ascii="Arial" w:hAnsi="Arial" w:cs="Arial"/>
        </w:rPr>
        <w:t>ayesiano. Para esta aplicación en particular, permite generar resultados más ricos en contenido que el tratamiento frecuentista, ya que es posible estimar fácilmente funciones de interés a partir de la</w:t>
      </w:r>
      <w:ins w:id="111" w:author="Paulino Perez Rodríguez" w:date="2026-01-30T15:37:00Z" w16du:dateUtc="2026-01-30T21:37:00Z">
        <w:r w:rsidR="00AD16E1">
          <w:rPr>
            <w:rFonts w:ascii="Arial" w:hAnsi="Arial" w:cs="Arial"/>
          </w:rPr>
          <w:t>s</w:t>
        </w:r>
      </w:ins>
      <w:r w:rsidRPr="00C8295E">
        <w:rPr>
          <w:rFonts w:ascii="Arial" w:hAnsi="Arial" w:cs="Arial"/>
        </w:rPr>
        <w:t xml:space="preserve"> muestra</w:t>
      </w:r>
      <w:ins w:id="112" w:author="Paulino Perez Rodríguez" w:date="2026-01-30T15:37:00Z" w16du:dateUtc="2026-01-30T21:37:00Z">
        <w:r w:rsidR="00AD16E1">
          <w:rPr>
            <w:rFonts w:ascii="Arial" w:hAnsi="Arial" w:cs="Arial"/>
          </w:rPr>
          <w:t>s</w:t>
        </w:r>
      </w:ins>
      <w:r w:rsidRPr="00C8295E">
        <w:rPr>
          <w:rFonts w:ascii="Arial" w:hAnsi="Arial" w:cs="Arial"/>
        </w:rPr>
        <w:t xml:space="preserve"> </w:t>
      </w:r>
      <w:ins w:id="113" w:author="Paulino Perez Rodríguez" w:date="2026-01-30T15:36:00Z" w16du:dateUtc="2026-01-30T21:36:00Z">
        <w:r w:rsidR="00AD16E1">
          <w:rPr>
            <w:rFonts w:ascii="Arial" w:hAnsi="Arial" w:cs="Arial"/>
          </w:rPr>
          <w:t xml:space="preserve">de la distribución </w:t>
        </w:r>
      </w:ins>
      <w:r w:rsidRPr="00C8295E">
        <w:rPr>
          <w:rFonts w:ascii="Arial" w:hAnsi="Arial" w:cs="Arial"/>
          <w:u w:val="single"/>
        </w:rPr>
        <w:t>a posteriori</w:t>
      </w:r>
      <w:r w:rsidRPr="00C8295E">
        <w:rPr>
          <w:rFonts w:ascii="Arial" w:hAnsi="Arial" w:cs="Arial"/>
        </w:rPr>
        <w:t>. Sin embargo, el costo de oportunidad es la complejidad computacional</w:t>
      </w:r>
      <w:r w:rsidRPr="00C8295E">
        <w:rPr>
          <w:rStyle w:val="Refdenotaalpie"/>
          <w:rFonts w:ascii="Arial" w:hAnsi="Arial" w:cs="Arial"/>
        </w:rPr>
        <w:footnoteReference w:id="8"/>
      </w:r>
      <w:r w:rsidRPr="00C8295E">
        <w:rPr>
          <w:rFonts w:ascii="Arial" w:hAnsi="Arial" w:cs="Arial"/>
        </w:rPr>
        <w:t xml:space="preserve"> y la necesidad de especificar distribuciones </w:t>
      </w:r>
      <w:r w:rsidRPr="00C8295E">
        <w:rPr>
          <w:rFonts w:ascii="Arial" w:hAnsi="Arial" w:cs="Arial"/>
          <w:u w:val="single"/>
        </w:rPr>
        <w:t>a priori</w:t>
      </w:r>
      <w:r w:rsidRPr="00C8295E">
        <w:rPr>
          <w:rFonts w:ascii="Arial" w:hAnsi="Arial" w:cs="Arial"/>
        </w:rPr>
        <w:t xml:space="preserve">, y </w:t>
      </w:r>
      <w:r w:rsidR="00190453" w:rsidRPr="00C8295E">
        <w:rPr>
          <w:rFonts w:ascii="Arial" w:hAnsi="Arial" w:cs="Arial"/>
        </w:rPr>
        <w:t>que,</w:t>
      </w:r>
      <w:r w:rsidRPr="00C8295E">
        <w:rPr>
          <w:rFonts w:ascii="Arial" w:hAnsi="Arial" w:cs="Arial"/>
        </w:rPr>
        <w:t xml:space="preserve"> </w:t>
      </w:r>
      <w:proofErr w:type="gramStart"/>
      <w:r w:rsidRPr="00C8295E">
        <w:rPr>
          <w:rFonts w:ascii="Arial" w:hAnsi="Arial" w:cs="Arial"/>
        </w:rPr>
        <w:t>de acuerdo a</w:t>
      </w:r>
      <w:proofErr w:type="gramEnd"/>
      <w:r w:rsidRPr="00C8295E">
        <w:rPr>
          <w:rFonts w:ascii="Arial" w:hAnsi="Arial" w:cs="Arial"/>
        </w:rPr>
        <w:t xml:space="preserve"> la elección de estas, conduce a seguir un enfoque </w:t>
      </w:r>
      <w:r w:rsidR="00B95E8F" w:rsidRPr="00C8295E">
        <w:rPr>
          <w:rFonts w:ascii="Arial" w:hAnsi="Arial" w:cs="Arial"/>
        </w:rPr>
        <w:t>b</w:t>
      </w:r>
      <w:r w:rsidRPr="00C8295E">
        <w:rPr>
          <w:rFonts w:ascii="Arial" w:hAnsi="Arial" w:cs="Arial"/>
        </w:rPr>
        <w:t xml:space="preserve">ayesiano objetivo o no objetivo. Aquí se propone un enfoque objetivo con el fin de generar resultados </w:t>
      </w:r>
      <w:r w:rsidRPr="00C8295E">
        <w:rPr>
          <w:rFonts w:ascii="Arial" w:hAnsi="Arial" w:cs="Arial"/>
        </w:rPr>
        <w:lastRenderedPageBreak/>
        <w:t xml:space="preserve">reproducibles e imparciales. El vector de parámetros de interés es </w:t>
      </w:r>
      <m:oMath>
        <m:r>
          <m:rPr>
            <m:sty m:val="b"/>
          </m:rPr>
          <w:rPr>
            <w:rFonts w:ascii="Cambria Math" w:hAnsi="Cambria Math" w:cs="Arial"/>
          </w:rPr>
          <m:t>θ</m:t>
        </m:r>
        <m:r>
          <m:rPr>
            <m:sty m:val="p"/>
          </m:rPr>
          <w:rPr>
            <w:rFonts w:ascii="Cambria Math" w:hAnsi="Cambria Math" w:cs="Arial"/>
          </w:rPr>
          <m:t>=</m:t>
        </m:r>
        <m:sSup>
          <m:sSupPr>
            <m:ctrlPr>
              <w:ins w:id="114" w:author="Paulino Perez Rodríguez" w:date="2026-01-30T15:40:00Z" w16du:dateUtc="2026-01-30T21:40:00Z">
                <w:rPr>
                  <w:rFonts w:ascii="Cambria Math" w:hAnsi="Cambria Math" w:cs="Arial"/>
                </w:rPr>
              </w:ins>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ins w:id="115" w:author="Paulino Perez Rodríguez" w:date="2026-01-30T15:40:00Z" w16du:dateUtc="2026-01-30T21:40:00Z">
                        <w:rPr>
                          <w:rFonts w:ascii="Cambria Math" w:hAnsi="Cambria Math" w:cs="Arial"/>
                          <w:b/>
                        </w:rPr>
                      </w:ins>
                    </m:ctrlPr>
                  </m:sSupPr>
                  <m:e>
                    <m:r>
                      <m:rPr>
                        <m:sty m:val="b"/>
                      </m:rPr>
                      <w:rPr>
                        <w:rFonts w:ascii="Cambria Math" w:hAnsi="Cambria Math" w:cs="Arial"/>
                      </w:rPr>
                      <m:t>β</m:t>
                    </m:r>
                    <m:ctrlPr>
                      <w:ins w:id="116" w:author="Paulino Perez Rodríguez" w:date="2026-01-30T15:40:00Z" w16du:dateUtc="2026-01-30T21:40:00Z">
                        <w:rPr>
                          <w:rFonts w:ascii="Cambria Math" w:hAnsi="Cambria Math" w:cs="Arial"/>
                        </w:rPr>
                      </w:ins>
                    </m:ctrlPr>
                  </m:e>
                  <m:sup>
                    <m:r>
                      <w:ins w:id="117" w:author="Paulino Perez Rodríguez" w:date="2026-01-30T15:40:00Z" w16du:dateUtc="2026-01-30T21:40:00Z">
                        <w:rPr>
                          <w:rFonts w:ascii="Cambria Math" w:hAnsi="Cambria Math" w:cs="Arial"/>
                        </w:rPr>
                        <m:t>T</m:t>
                      </w:ins>
                    </m:r>
                  </m:sup>
                </m:sSup>
              </m:e>
            </m:d>
            <m:ctrlPr>
              <w:ins w:id="118" w:author="Paulino Perez Rodríguez" w:date="2026-01-30T15:40:00Z" w16du:dateUtc="2026-01-30T21:40:00Z">
                <w:rPr>
                  <w:rFonts w:ascii="Cambria Math" w:hAnsi="Cambria Math" w:cs="Arial"/>
                  <w:i/>
                </w:rPr>
              </w:ins>
            </m:ctrlPr>
          </m:e>
          <m:sup>
            <m:r>
              <w:ins w:id="119" w:author="Paulino Perez Rodríguez" w:date="2026-01-30T15:40:00Z" w16du:dateUtc="2026-01-30T21:40:00Z">
                <w:rPr>
                  <w:rFonts w:ascii="Cambria Math" w:hAnsi="Cambria Math" w:cs="Arial"/>
                </w:rPr>
                <m:t>T</m:t>
              </w:ins>
            </m:r>
          </m:sup>
        </m:sSup>
      </m:oMath>
      <w:r w:rsidRPr="00C8295E">
        <w:rPr>
          <w:rFonts w:ascii="Arial" w:hAnsi="Arial" w:cs="Arial"/>
        </w:rPr>
        <w:t>, el modelo propuesto admite la siguiente estructura jerárquica</w:t>
      </w:r>
      <w:ins w:id="120" w:author="Paulino Perez Rodríguez" w:date="2026-01-30T15:41:00Z" w16du:dateUtc="2026-01-30T21:41:00Z">
        <w:r w:rsidR="00171410">
          <w:rPr>
            <w:rFonts w:ascii="Arial" w:hAnsi="Arial" w:cs="Arial"/>
          </w:rPr>
          <w:t>:</w:t>
        </w:r>
      </w:ins>
    </w:p>
    <w:p w14:paraId="3F103693" w14:textId="6F2A2DFA" w:rsidR="00190453" w:rsidRPr="00A30EE0" w:rsidRDefault="00000000" w:rsidP="00F37A0A">
      <w:pPr>
        <w:pStyle w:val="Textoindependiente"/>
        <w:jc w:val="both"/>
        <w:rPr>
          <w:rFonts w:ascii="Arial" w:hAnsi="Arial" w:cs="Arial"/>
          <w:lang w:val="en-US"/>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lang w:val="en-US"/>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lang w:val="en-US"/>
                    </w:rPr>
                    <m:t>,</m:t>
                  </m:r>
                  <m:r>
                    <w:rPr>
                      <w:rFonts w:ascii="Cambria Math" w:hAnsi="Cambria Math" w:cs="Arial"/>
                      <w:lang w:val="en-US"/>
                    </w:rPr>
                    <m:t> </m:t>
                  </m:r>
                  <m:sSup>
                    <m:sSupPr>
                      <m:ctrlPr>
                        <w:rPr>
                          <w:rFonts w:ascii="Cambria Math" w:hAnsi="Cambria Math" w:cs="Arial"/>
                        </w:rPr>
                      </m:ctrlPr>
                    </m:sSupPr>
                    <m:e>
                      <m:r>
                        <w:rPr>
                          <w:rFonts w:ascii="Cambria Math" w:hAnsi="Cambria Math" w:cs="Arial"/>
                        </w:rPr>
                        <m:t>σ</m:t>
                      </m:r>
                    </m:e>
                    <m:sup>
                      <m:r>
                        <w:rPr>
                          <w:rFonts w:ascii="Cambria Math" w:hAnsi="Cambria Math" w:cs="Arial"/>
                          <w:lang w:val="en-US"/>
                        </w:rPr>
                        <m:t>2</m:t>
                      </m:r>
                    </m:sup>
                  </m:sSup>
                  <m:r>
                    <m:rPr>
                      <m:sty m:val="p"/>
                    </m:rPr>
                    <w:rPr>
                      <w:rFonts w:ascii="Cambria Math" w:hAnsi="Cambria Math" w:cs="Arial"/>
                      <w:lang w:val="en-US"/>
                    </w:rPr>
                    <m:t>,</m:t>
                  </m:r>
                  <m:r>
                    <w:rPr>
                      <w:rFonts w:ascii="Cambria Math" w:hAnsi="Cambria Math" w:cs="Arial"/>
                      <w:lang w:val="en-US"/>
                    </w:rPr>
                    <m:t> </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lang w:val="en-US"/>
                    </w:rPr>
                    <m:t>,</m:t>
                  </m:r>
                  <m:r>
                    <w:rPr>
                      <w:rFonts w:ascii="Cambria Math" w:hAnsi="Cambria Math" w:cs="Arial"/>
                      <w:lang w:val="en-US"/>
                    </w:rPr>
                    <m:t> </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lang w:val="en-US"/>
                    </w:rPr>
                    <m:t>,</m:t>
                  </m:r>
                  <m:r>
                    <w:rPr>
                      <w:rFonts w:ascii="Cambria Math" w:hAnsi="Cambria Math" w:cs="Arial"/>
                      <w:lang w:val="en-US"/>
                    </w:rPr>
                    <m:t> </m:t>
                  </m:r>
                  <m:r>
                    <m:rPr>
                      <m:sty m:val="b"/>
                    </m:rPr>
                    <w:rPr>
                      <w:rFonts w:ascii="Cambria Math" w:hAnsi="Cambria Math" w:cs="Arial"/>
                    </w:rPr>
                    <m:t>β</m:t>
                  </m:r>
                  <m:r>
                    <w:rPr>
                      <w:rFonts w:ascii="Cambria Math" w:hAnsi="Cambria Math" w:cs="Arial"/>
                      <w:lang w:val="en-US"/>
                    </w:rPr>
                    <m:t>&amp;</m:t>
                  </m:r>
                  <m:r>
                    <m:rPr>
                      <m:sty m:val="p"/>
                    </m:rPr>
                    <w:rPr>
                      <w:rFonts w:ascii="Cambria Math" w:hAnsi="Cambria Math" w:cs="Arial"/>
                      <w:lang w:val="en-US"/>
                    </w:rPr>
                    <m:t>∼</m:t>
                  </m:r>
                  <m:r>
                    <w:rPr>
                      <w:rFonts w:ascii="Cambria Math" w:hAnsi="Cambria Math" w:cs="Arial"/>
                    </w:rPr>
                    <m:t>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lang w:val="en-US"/>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lang w:val="en-US"/>
                        </w:rPr>
                        <m:t>-</m:t>
                      </m:r>
                      <m:sSub>
                        <m:sSubPr>
                          <m:ctrlPr>
                            <w:ins w:id="121" w:author="Paulino Perez Rodríguez" w:date="2026-01-30T15:41:00Z" w16du:dateUtc="2026-01-30T21:41:00Z">
                              <w:rPr>
                                <w:rFonts w:ascii="Cambria Math" w:hAnsi="Cambria Math" w:cs="Arial"/>
                                <w:i/>
                              </w:rPr>
                            </w:ins>
                          </m:ctrlPr>
                        </m:sSubPr>
                        <m:e>
                          <m:r>
                            <w:rPr>
                              <w:rFonts w:ascii="Cambria Math" w:hAnsi="Cambria Math" w:cs="Arial"/>
                            </w:rPr>
                            <m:t>w</m:t>
                          </m:r>
                          <m:ctrlPr>
                            <w:ins w:id="122" w:author="Paulino Perez Rodríguez" w:date="2026-01-30T15:41:00Z" w16du:dateUtc="2026-01-30T21:41:00Z">
                              <w:rPr>
                                <w:rFonts w:ascii="Cambria Math" w:hAnsi="Cambria Math" w:cs="Arial"/>
                                <w:lang w:val="en-US"/>
                              </w:rPr>
                            </w:ins>
                          </m:ctrlPr>
                        </m:e>
                        <m:sub>
                          <m:r>
                            <w:ins w:id="123" w:author="Paulino Perez Rodríguez" w:date="2026-01-30T15:41:00Z" w16du:dateUtc="2026-01-30T21:41:00Z">
                              <w:rPr>
                                <w:rFonts w:ascii="Cambria Math" w:hAnsi="Cambria Math" w:cs="Arial"/>
                              </w:rPr>
                              <m:t>i</m:t>
                            </w:ins>
                          </m:r>
                        </m:sub>
                      </m:sSub>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lang w:val="en-US"/>
                        </w:rPr>
                        <m:t>+</m:t>
                      </m:r>
                      <m:f>
                        <m:fPr>
                          <m:ctrlPr>
                            <w:rPr>
                              <w:rFonts w:ascii="Cambria Math" w:hAnsi="Cambria Math" w:cs="Arial"/>
                            </w:rPr>
                          </m:ctrlPr>
                        </m:fPr>
                        <m:num>
                          <m:r>
                            <w:rPr>
                              <w:rFonts w:ascii="Cambria Math" w:hAnsi="Cambria Math" w:cs="Arial"/>
                            </w:rPr>
                            <m:t>σ</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lang w:val="en-US"/>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e>
                          </m:rad>
                        </m:num>
                        <m:den>
                          <m:rad>
                            <m:radPr>
                              <m:degHide m:val="1"/>
                              <m:ctrlPr>
                                <w:rPr>
                                  <w:rFonts w:ascii="Cambria Math" w:hAnsi="Cambria Math" w:cs="Arial"/>
                                </w:rPr>
                              </m:ctrlPr>
                            </m:radPr>
                            <m:deg/>
                            <m:e>
                              <m:r>
                                <w:rPr>
                                  <w:rFonts w:ascii="Cambria Math" w:hAnsi="Cambria Math" w:cs="Arial"/>
                                  <w:lang w:val="en-US"/>
                                </w:rPr>
                                <m:t>1</m:t>
                              </m:r>
                              <m:r>
                                <m:rPr>
                                  <m:sty m:val="p"/>
                                </m:rPr>
                                <w:rPr>
                                  <w:rFonts w:ascii="Cambria Math" w:hAnsi="Cambria Math" w:cs="Arial"/>
                                  <w:lang w:val="en-US"/>
                                </w:rPr>
                                <m:t>-</m:t>
                              </m:r>
                              <m:f>
                                <m:fPr>
                                  <m:ctrlPr>
                                    <w:rPr>
                                      <w:rFonts w:ascii="Cambria Math" w:hAnsi="Cambria Math" w:cs="Arial"/>
                                    </w:rPr>
                                  </m:ctrlPr>
                                </m:fPr>
                                <m:num>
                                  <m:r>
                                    <w:rPr>
                                      <w:rFonts w:ascii="Cambria Math" w:hAnsi="Cambria Math" w:cs="Arial"/>
                                      <w:lang w:val="en-US"/>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e>
                          </m:rad>
                        </m:den>
                      </m:f>
                      <m:r>
                        <m:rPr>
                          <m:sty m:val="p"/>
                        </m:rPr>
                        <w:rPr>
                          <w:rFonts w:ascii="Cambria Math" w:hAnsi="Cambria Math" w:cs="Arial"/>
                          <w:lang w:val="en-US"/>
                        </w:rPr>
                        <m:t>,</m:t>
                      </m:r>
                      <m:r>
                        <w:rPr>
                          <w:rFonts w:ascii="Cambria Math" w:hAnsi="Cambria Math" w:cs="Arial"/>
                          <w:lang w:val="en-US"/>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lang w:val="en-US"/>
                                </w:rPr>
                                <m:t>2</m:t>
                              </m:r>
                            </m:sup>
                          </m:sSup>
                          <m:d>
                            <m:dPr>
                              <m:ctrlPr>
                                <w:rPr>
                                  <w:rFonts w:ascii="Cambria Math" w:hAnsi="Cambria Math" w:cs="Arial"/>
                                </w:rPr>
                              </m:ctrlPr>
                            </m:dPr>
                            <m:e>
                              <m:r>
                                <w:rPr>
                                  <w:rFonts w:ascii="Cambria Math" w:hAnsi="Cambria Math" w:cs="Arial"/>
                                  <w:lang w:val="en-US"/>
                                </w:rPr>
                                <m:t>1</m:t>
                              </m:r>
                              <m:r>
                                <m:rPr>
                                  <m:sty m:val="p"/>
                                </m:rPr>
                                <w:rPr>
                                  <w:rFonts w:ascii="Cambria Math" w:hAnsi="Cambria Math" w:cs="Arial"/>
                                  <w:lang w:val="en-US"/>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e>
                          </m:d>
                        </m:num>
                        <m:den>
                          <m:rad>
                            <m:radPr>
                              <m:degHide m:val="1"/>
                              <m:ctrlPr>
                                <w:rPr>
                                  <w:rFonts w:ascii="Cambria Math" w:hAnsi="Cambria Math" w:cs="Arial"/>
                                </w:rPr>
                              </m:ctrlPr>
                            </m:radPr>
                            <m:deg/>
                            <m:e>
                              <m:r>
                                <w:rPr>
                                  <w:rFonts w:ascii="Cambria Math" w:hAnsi="Cambria Math" w:cs="Arial"/>
                                  <w:lang w:val="en-US"/>
                                </w:rPr>
                                <m:t>1</m:t>
                              </m:r>
                              <m:r>
                                <m:rPr>
                                  <m:sty m:val="p"/>
                                </m:rPr>
                                <w:rPr>
                                  <w:rFonts w:ascii="Cambria Math" w:hAnsi="Cambria Math" w:cs="Arial"/>
                                  <w:lang w:val="en-US"/>
                                </w:rPr>
                                <m:t>-</m:t>
                              </m:r>
                              <m:f>
                                <m:fPr>
                                  <m:ctrlPr>
                                    <w:rPr>
                                      <w:rFonts w:ascii="Cambria Math" w:hAnsi="Cambria Math" w:cs="Arial"/>
                                    </w:rPr>
                                  </m:ctrlPr>
                                </m:fPr>
                                <m:num>
                                  <m:r>
                                    <w:rPr>
                                      <w:rFonts w:ascii="Cambria Math" w:hAnsi="Cambria Math" w:cs="Arial"/>
                                      <w:lang w:val="en-US"/>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e>
                          </m:rad>
                        </m:den>
                      </m:f>
                    </m:e>
                  </m:d>
                </m:e>
                <m:e>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lang w:val="en-US"/>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lang w:val="en-US"/>
                    </w:rPr>
                    <m:t>,</m:t>
                  </m:r>
                  <m:r>
                    <w:rPr>
                      <w:rFonts w:ascii="Cambria Math" w:hAnsi="Cambria Math" w:cs="Arial"/>
                      <w:lang w:val="en-US"/>
                    </w:rPr>
                    <m:t> </m:t>
                  </m:r>
                  <m:sSup>
                    <m:sSupPr>
                      <m:ctrlPr>
                        <w:rPr>
                          <w:rFonts w:ascii="Cambria Math" w:hAnsi="Cambria Math" w:cs="Arial"/>
                        </w:rPr>
                      </m:ctrlPr>
                    </m:sSupPr>
                    <m:e>
                      <m:r>
                        <w:rPr>
                          <w:rFonts w:ascii="Cambria Math" w:hAnsi="Cambria Math" w:cs="Arial"/>
                        </w:rPr>
                        <m:t>σ</m:t>
                      </m:r>
                    </m:e>
                    <m:sup>
                      <m:r>
                        <w:rPr>
                          <w:rFonts w:ascii="Cambria Math" w:hAnsi="Cambria Math" w:cs="Arial"/>
                          <w:lang w:val="en-US"/>
                        </w:rPr>
                        <m:t>2</m:t>
                      </m:r>
                    </m:sup>
                  </m:sSup>
                  <m:r>
                    <w:rPr>
                      <w:rFonts w:ascii="Cambria Math" w:hAnsi="Cambria Math" w:cs="Arial"/>
                      <w:lang w:val="en-US"/>
                    </w:rPr>
                    <m:t>&amp;</m:t>
                  </m:r>
                  <m:r>
                    <m:rPr>
                      <m:sty m:val="p"/>
                    </m:rPr>
                    <w:rPr>
                      <w:rFonts w:ascii="Cambria Math" w:hAnsi="Cambria Math" w:cs="Arial"/>
                      <w:lang w:val="en-US"/>
                    </w:rPr>
                    <m:t>∼</m:t>
                  </m:r>
                  <m:r>
                    <w:rPr>
                      <w:rFonts w:ascii="Cambria Math" w:hAnsi="Cambria Math" w:cs="Arial"/>
                    </w:rPr>
                    <m:t>NT</m:t>
                  </m:r>
                  <m:d>
                    <m:dPr>
                      <m:ctrlPr>
                        <w:rPr>
                          <w:rFonts w:ascii="Cambria Math" w:hAnsi="Cambria Math" w:cs="Arial"/>
                        </w:rPr>
                      </m:ctrlPr>
                    </m:dPr>
                    <m:e>
                      <m:r>
                        <w:rPr>
                          <w:rFonts w:ascii="Cambria Math" w:hAnsi="Cambria Math" w:cs="Arial"/>
                          <w:lang w:val="en-US"/>
                        </w:rPr>
                        <m:t>0</m:t>
                      </m:r>
                      <m:r>
                        <m:rPr>
                          <m:sty m:val="p"/>
                        </m:rPr>
                        <w:rPr>
                          <w:rFonts w:ascii="Cambria Math" w:hAnsi="Cambria Math" w:cs="Arial"/>
                          <w:lang w:val="en-US"/>
                        </w:rPr>
                        <m:t>,</m:t>
                      </m:r>
                      <m:r>
                        <w:rPr>
                          <w:rFonts w:ascii="Cambria Math" w:hAnsi="Cambria Math" w:cs="Arial"/>
                          <w:lang w:val="en-US"/>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lang w:val="en-US"/>
                                </w:rPr>
                                <m:t>2</m:t>
                              </m:r>
                            </m:sup>
                          </m:sSup>
                        </m:num>
                        <m:den>
                          <m:rad>
                            <m:radPr>
                              <m:degHide m:val="1"/>
                              <m:ctrlPr>
                                <w:rPr>
                                  <w:rFonts w:ascii="Cambria Math" w:hAnsi="Cambria Math" w:cs="Arial"/>
                                </w:rPr>
                              </m:ctrlPr>
                            </m:radPr>
                            <m:deg/>
                            <m:e>
                              <m:r>
                                <w:rPr>
                                  <w:rFonts w:ascii="Cambria Math" w:hAnsi="Cambria Math" w:cs="Arial"/>
                                  <w:lang w:val="en-US"/>
                                </w:rPr>
                                <m:t>1</m:t>
                              </m:r>
                              <m:r>
                                <m:rPr>
                                  <m:sty m:val="p"/>
                                </m:rPr>
                                <w:rPr>
                                  <w:rFonts w:ascii="Cambria Math" w:hAnsi="Cambria Math" w:cs="Arial"/>
                                  <w:lang w:val="en-US"/>
                                </w:rPr>
                                <m:t>-</m:t>
                              </m:r>
                              <m:f>
                                <m:fPr>
                                  <m:ctrlPr>
                                    <w:rPr>
                                      <w:rFonts w:ascii="Cambria Math" w:hAnsi="Cambria Math" w:cs="Arial"/>
                                    </w:rPr>
                                  </m:ctrlPr>
                                </m:fPr>
                                <m:num>
                                  <m:r>
                                    <w:rPr>
                                      <w:rFonts w:ascii="Cambria Math" w:hAnsi="Cambria Math" w:cs="Arial"/>
                                      <w:lang w:val="en-US"/>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e>
                          </m:rad>
                        </m:den>
                      </m:f>
                    </m:e>
                  </m:d>
                </m:e>
                <m:e>
                  <m:r>
                    <w:rPr>
                      <w:rFonts w:ascii="Cambria Math" w:hAnsi="Cambria Math" w:cs="Arial"/>
                    </w:rPr>
                    <m:t>p</m:t>
                  </m:r>
                  <m:d>
                    <m:dPr>
                      <m:ctrlPr>
                        <w:rPr>
                          <w:rFonts w:ascii="Cambria Math" w:hAnsi="Cambria Math" w:cs="Arial"/>
                        </w:rPr>
                      </m:ctrlPr>
                    </m:dPr>
                    <m:e>
                      <m:sSup>
                        <m:sSupPr>
                          <m:ctrlPr>
                            <w:rPr>
                              <w:rFonts w:ascii="Cambria Math" w:hAnsi="Cambria Math" w:cs="Arial"/>
                            </w:rPr>
                          </m:ctrlPr>
                        </m:sSupPr>
                        <m:e>
                          <m:r>
                            <w:rPr>
                              <w:rFonts w:ascii="Cambria Math" w:hAnsi="Cambria Math" w:cs="Arial"/>
                            </w:rPr>
                            <m:t>σ</m:t>
                          </m:r>
                        </m:e>
                        <m:sup>
                          <m:r>
                            <w:rPr>
                              <w:rFonts w:ascii="Cambria Math" w:hAnsi="Cambria Math" w:cs="Arial"/>
                              <w:lang w:val="en-US"/>
                            </w:rPr>
                            <m:t>2</m:t>
                          </m:r>
                        </m:sup>
                      </m:sSup>
                      <m:r>
                        <m:rPr>
                          <m:sty m:val="p"/>
                        </m:rPr>
                        <w:rPr>
                          <w:rFonts w:ascii="Cambria Math" w:hAnsi="Cambria Math" w:cs="Arial"/>
                          <w:lang w:val="en-US"/>
                        </w:rPr>
                        <m:t>,</m:t>
                      </m:r>
                      <m:r>
                        <w:rPr>
                          <w:rFonts w:ascii="Cambria Math" w:hAnsi="Cambria Math" w:cs="Arial"/>
                          <w:lang w:val="en-US"/>
                        </w:rPr>
                        <m:t> </m:t>
                      </m:r>
                      <m:sSub>
                        <m:sSubPr>
                          <m:ctrlPr>
                            <w:rPr>
                              <w:rFonts w:ascii="Cambria Math" w:hAnsi="Cambria Math" w:cs="Arial"/>
                            </w:rPr>
                          </m:ctrlPr>
                        </m:sSubPr>
                        <m:e>
                          <m:r>
                            <w:rPr>
                              <w:rFonts w:ascii="Cambria Math" w:hAnsi="Cambria Math" w:cs="Arial"/>
                            </w:rPr>
                            <m:t>ρ</m:t>
                          </m:r>
                        </m:e>
                        <m:sub>
                          <m:r>
                            <w:rPr>
                              <w:rFonts w:ascii="Cambria Math" w:hAnsi="Cambria Math" w:cs="Arial"/>
                              <w:lang w:val="en-US"/>
                            </w:rPr>
                            <m:t>1</m:t>
                          </m:r>
                        </m:sub>
                      </m:sSub>
                      <m:r>
                        <m:rPr>
                          <m:sty m:val="p"/>
                        </m:rPr>
                        <w:rPr>
                          <w:rFonts w:ascii="Cambria Math" w:hAnsi="Cambria Math" w:cs="Arial"/>
                          <w:lang w:val="en-US"/>
                        </w:rPr>
                        <m:t>,</m:t>
                      </m:r>
                      <m:r>
                        <w:rPr>
                          <w:rFonts w:ascii="Cambria Math" w:hAnsi="Cambria Math" w:cs="Arial"/>
                          <w:lang w:val="en-US"/>
                        </w:rPr>
                        <m:t> </m:t>
                      </m:r>
                      <m:r>
                        <m:rPr>
                          <m:sty m:val="p"/>
                        </m:rPr>
                        <w:rPr>
                          <w:rFonts w:ascii="Cambria Math" w:hAnsi="Cambria Math" w:cs="Arial"/>
                          <w:lang w:val="en-US"/>
                        </w:rPr>
                        <m:t>…,</m:t>
                      </m:r>
                      <m:r>
                        <w:rPr>
                          <w:rFonts w:ascii="Cambria Math" w:hAnsi="Cambria Math" w:cs="Arial"/>
                          <w:lang w:val="en-US"/>
                        </w:rPr>
                        <m:t> </m:t>
                      </m:r>
                      <m:sSub>
                        <m:sSubPr>
                          <m:ctrlPr>
                            <w:rPr>
                              <w:rFonts w:ascii="Cambria Math" w:hAnsi="Cambria Math" w:cs="Arial"/>
                            </w:rPr>
                          </m:ctrlPr>
                        </m:sSubPr>
                        <m:e>
                          <m:r>
                            <w:rPr>
                              <w:rFonts w:ascii="Cambria Math" w:hAnsi="Cambria Math" w:cs="Arial"/>
                            </w:rPr>
                            <m:t>ρ</m:t>
                          </m:r>
                        </m:e>
                        <m:sub>
                          <m:r>
                            <w:rPr>
                              <w:rFonts w:ascii="Cambria Math" w:hAnsi="Cambria Math" w:cs="Arial"/>
                            </w:rPr>
                            <m:t>M</m:t>
                          </m:r>
                        </m:sub>
                      </m:sSub>
                    </m:e>
                  </m:d>
                  <m:r>
                    <m:rPr>
                      <m:sty m:val="p"/>
                    </m:rPr>
                    <w:rPr>
                      <w:rFonts w:ascii="Cambria Math" w:hAnsi="Cambria Math" w:cs="Arial"/>
                      <w:lang w:val="en-US"/>
                    </w:rPr>
                    <m:t>∝</m:t>
                  </m:r>
                  <m:f>
                    <m:fPr>
                      <m:ctrlPr>
                        <w:rPr>
                          <w:rFonts w:ascii="Cambria Math" w:hAnsi="Cambria Math" w:cs="Arial"/>
                        </w:rPr>
                      </m:ctrlPr>
                    </m:fPr>
                    <m:num>
                      <m:r>
                        <w:rPr>
                          <w:rFonts w:ascii="Cambria Math" w:hAnsi="Cambria Math" w:cs="Arial"/>
                          <w:lang w:val="en-US"/>
                        </w:rPr>
                        <m:t>1</m:t>
                      </m:r>
                    </m:num>
                    <m:den>
                      <m:sSup>
                        <m:sSupPr>
                          <m:ctrlPr>
                            <w:rPr>
                              <w:rFonts w:ascii="Cambria Math" w:hAnsi="Cambria Math" w:cs="Arial"/>
                            </w:rPr>
                          </m:ctrlPr>
                        </m:sSupPr>
                        <m:e>
                          <m:r>
                            <w:rPr>
                              <w:rFonts w:ascii="Cambria Math" w:hAnsi="Cambria Math" w:cs="Arial"/>
                            </w:rPr>
                            <m:t>σ</m:t>
                          </m:r>
                        </m:e>
                        <m:sup>
                          <m:r>
                            <w:rPr>
                              <w:rFonts w:ascii="Cambria Math" w:hAnsi="Cambria Math" w:cs="Arial"/>
                              <w:lang w:val="en-US"/>
                            </w:rPr>
                            <m:t>2</m:t>
                          </m:r>
                        </m:sup>
                      </m:sSup>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lang w:val="en-US"/>
                        </w:rPr>
                        <m:t>=</m:t>
                      </m:r>
                      <m:r>
                        <w:rPr>
                          <w:rFonts w:ascii="Cambria Math" w:hAnsi="Cambria Math" w:cs="Arial"/>
                          <w:lang w:val="en-US"/>
                        </w:rPr>
                        <m:t>1</m:t>
                      </m:r>
                    </m:sub>
                    <m:sup>
                      <m:r>
                        <w:rPr>
                          <w:rFonts w:ascii="Cambria Math" w:hAnsi="Cambria Math" w:cs="Arial"/>
                        </w:rPr>
                        <m:t>M</m:t>
                      </m:r>
                    </m:sup>
                    <m:e>
                      <m:f>
                        <m:fPr>
                          <m:ctrlPr>
                            <w:rPr>
                              <w:rFonts w:ascii="Cambria Math" w:hAnsi="Cambria Math" w:cs="Arial"/>
                            </w:rPr>
                          </m:ctrlPr>
                        </m:fPr>
                        <m:num>
                          <m:rad>
                            <m:radPr>
                              <m:degHide m:val="1"/>
                              <m:ctrlPr>
                                <w:rPr>
                                  <w:rFonts w:ascii="Cambria Math" w:hAnsi="Cambria Math" w:cs="Arial"/>
                                </w:rPr>
                              </m:ctrlPr>
                            </m:radPr>
                            <m:deg/>
                            <m:e>
                              <m:r>
                                <w:rPr>
                                  <w:rFonts w:ascii="Cambria Math" w:hAnsi="Cambria Math" w:cs="Arial"/>
                                  <w:lang w:val="en-US"/>
                                </w:rPr>
                                <m:t>1</m:t>
                              </m:r>
                              <m:r>
                                <m:rPr>
                                  <m:sty m:val="p"/>
                                </m:rPr>
                                <w:rPr>
                                  <w:rFonts w:ascii="Cambria Math" w:hAnsi="Cambria Math" w:cs="Arial"/>
                                  <w:lang w:val="en-US"/>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e>
                          </m:rad>
                        </m:num>
                        <m:den>
                          <m:r>
                            <w:rPr>
                              <w:rFonts w:ascii="Cambria Math" w:hAnsi="Cambria Math" w:cs="Arial"/>
                              <w:lang w:val="en-US"/>
                            </w:rPr>
                            <m:t>1</m:t>
                          </m:r>
                          <m:r>
                            <m:rPr>
                              <m:sty m:val="p"/>
                            </m:rPr>
                            <w:rPr>
                              <w:rFonts w:ascii="Cambria Math" w:hAnsi="Cambria Math" w:cs="Arial"/>
                              <w:lang w:val="en-US"/>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lang w:val="en-US"/>
                                </w:rPr>
                                <m:t>2</m:t>
                              </m:r>
                            </m:sup>
                          </m:sSubSup>
                        </m:den>
                      </m:f>
                    </m:e>
                  </m:nary>
                </m:e>
                <m:e>
                  <m:r>
                    <w:rPr>
                      <w:rFonts w:ascii="Cambria Math" w:hAnsi="Cambria Math" w:cs="Arial"/>
                    </w:rPr>
                    <m:t>p</m:t>
                  </m:r>
                  <m:d>
                    <m:dPr>
                      <m:ctrlPr>
                        <w:rPr>
                          <w:rFonts w:ascii="Cambria Math" w:hAnsi="Cambria Math" w:cs="Arial"/>
                        </w:rPr>
                      </m:ctrlPr>
                    </m:dPr>
                    <m:e>
                      <m:r>
                        <w:rPr>
                          <w:rFonts w:ascii="Cambria Math" w:hAnsi="Cambria Math" w:cs="Arial"/>
                        </w:rPr>
                        <m:t>μ</m:t>
                      </m:r>
                    </m:e>
                  </m:d>
                  <m:r>
                    <m:rPr>
                      <m:sty m:val="p"/>
                    </m:rPr>
                    <w:rPr>
                      <w:rFonts w:ascii="Cambria Math" w:hAnsi="Cambria Math" w:cs="Arial"/>
                      <w:lang w:val="en-US"/>
                    </w:rPr>
                    <m:t>∝</m:t>
                  </m:r>
                  <m:r>
                    <w:rPr>
                      <w:rFonts w:ascii="Cambria Math" w:hAnsi="Cambria Math" w:cs="Arial"/>
                      <w:lang w:val="en-US"/>
                    </w:rPr>
                    <m:t>1</m:t>
                  </m:r>
                </m:e>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β</m:t>
                      </m:r>
                    </m:e>
                    <m:e>
                      <m:sSub>
                        <m:sSubPr>
                          <m:ctrlPr>
                            <w:rPr>
                              <w:rFonts w:ascii="Cambria Math" w:hAnsi="Cambria Math" w:cs="Arial"/>
                            </w:rPr>
                          </m:ctrlPr>
                        </m:sSubPr>
                        <m:e>
                          <m:r>
                            <m:rPr>
                              <m:sty m:val="bi"/>
                            </m:rPr>
                            <w:rPr>
                              <w:rFonts w:ascii="Cambria Math" w:hAnsi="Cambria Math" w:cs="Arial"/>
                            </w:rPr>
                            <m:t>γ</m:t>
                          </m:r>
                        </m:e>
                        <m:sub>
                          <m:r>
                            <w:rPr>
                              <w:rFonts w:ascii="Cambria Math" w:hAnsi="Cambria Math" w:cs="Arial"/>
                              <w:lang w:val="en-US"/>
                            </w:rPr>
                            <m:t>1</m:t>
                          </m:r>
                          <m:r>
                            <m:rPr>
                              <m:sty m:val="p"/>
                            </m:rPr>
                            <w:rPr>
                              <w:rFonts w:ascii="Cambria Math" w:hAnsi="Cambria Math" w:cs="Arial"/>
                              <w:lang w:val="en-US"/>
                            </w:rPr>
                            <m:t>:</m:t>
                          </m:r>
                          <m:r>
                            <w:rPr>
                              <w:rFonts w:ascii="Cambria Math" w:hAnsi="Cambria Math" w:cs="Arial"/>
                            </w:rPr>
                            <m:t>p</m:t>
                          </m:r>
                        </m:sub>
                      </m:sSub>
                    </m:e>
                  </m:d>
                  <m:r>
                    <m:rPr>
                      <m:sty m:val="p"/>
                    </m:rPr>
                    <w:rPr>
                      <w:rFonts w:ascii="Cambria Math" w:hAnsi="Cambria Math" w:cs="Arial"/>
                      <w:lang w:val="en-US"/>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lang w:val="en-US"/>
                        </w:rPr>
                        <m:t>=</m:t>
                      </m:r>
                      <m:r>
                        <w:rPr>
                          <w:rFonts w:ascii="Cambria Math" w:hAnsi="Cambria Math" w:cs="Arial"/>
                          <w:lang w:val="en-US"/>
                        </w:rPr>
                        <m:t>1</m:t>
                      </m:r>
                    </m:sub>
                    <m:sup>
                      <m:r>
                        <w:rPr>
                          <w:rFonts w:ascii="Cambria Math" w:hAnsi="Cambria Math" w:cs="Arial"/>
                        </w:rPr>
                        <m:t>p</m:t>
                      </m:r>
                    </m:sup>
                    <m:e>
                      <m:r>
                        <m:rPr>
                          <m:nor/>
                        </m:rPr>
                        <w:rPr>
                          <w:rFonts w:ascii="Arial" w:hAnsi="Arial" w:cs="Arial"/>
                          <w:lang w:val="en-US"/>
                        </w:rPr>
                        <m:t>MixNorm</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e>
                    <m:e>
                      <m:r>
                        <w:rPr>
                          <w:rFonts w:ascii="Cambria Math" w:hAnsi="Cambria Math" w:cs="Arial"/>
                          <w:lang w:val="en-US"/>
                        </w:rPr>
                        <m:t>0</m:t>
                      </m:r>
                      <m:r>
                        <m:rPr>
                          <m:sty m:val="p"/>
                        </m:rPr>
                        <w:rPr>
                          <w:rFonts w:ascii="Cambria Math" w:hAnsi="Cambria Math" w:cs="Arial"/>
                          <w:lang w:val="en-US"/>
                        </w:rPr>
                        <m:t>,</m:t>
                      </m:r>
                      <m:r>
                        <w:rPr>
                          <w:rFonts w:ascii="Cambria Math" w:hAnsi="Cambria Math" w:cs="Arial"/>
                          <w:lang w:val="en-US"/>
                        </w:rPr>
                        <m:t> </m:t>
                      </m:r>
                      <m:sSup>
                        <m:sSupPr>
                          <m:ctrlPr>
                            <w:rPr>
                              <w:rFonts w:ascii="Cambria Math" w:hAnsi="Cambria Math" w:cs="Arial"/>
                            </w:rPr>
                          </m:ctrlPr>
                        </m:sSupPr>
                        <m:e>
                          <m:r>
                            <w:rPr>
                              <w:rFonts w:ascii="Cambria Math" w:hAnsi="Cambria Math" w:cs="Arial"/>
                            </w:rPr>
                            <m:t>τ</m:t>
                          </m:r>
                        </m:e>
                        <m:sup>
                          <m:r>
                            <w:rPr>
                              <w:rFonts w:ascii="Cambria Math" w:hAnsi="Cambria Math" w:cs="Arial"/>
                              <w:lang w:val="en-US"/>
                            </w:rPr>
                            <m:t>2</m:t>
                          </m:r>
                        </m:sup>
                      </m:sSup>
                      <m:sSup>
                        <m:sSupPr>
                          <m:ctrlPr>
                            <w:rPr>
                              <w:rFonts w:ascii="Cambria Math" w:hAnsi="Cambria Math" w:cs="Arial"/>
                            </w:rPr>
                          </m:ctrlPr>
                        </m:sSupPr>
                        <m:e>
                          <m:r>
                            <w:rPr>
                              <w:rFonts w:ascii="Cambria Math" w:hAnsi="Cambria Math" w:cs="Arial"/>
                            </w:rPr>
                            <m:t>c</m:t>
                          </m:r>
                        </m:e>
                        <m:sup>
                          <m:r>
                            <w:rPr>
                              <w:rFonts w:ascii="Cambria Math" w:hAnsi="Cambria Math" w:cs="Arial"/>
                              <w:lang w:val="en-US"/>
                            </w:rPr>
                            <m:t>2</m:t>
                          </m:r>
                        </m:sup>
                      </m:sSup>
                      <m:r>
                        <m:rPr>
                          <m:sty m:val="p"/>
                        </m:rPr>
                        <w:rPr>
                          <w:rFonts w:ascii="Cambria Math" w:hAnsi="Cambria Math" w:cs="Arial"/>
                          <w:lang w:val="en-US"/>
                        </w:rPr>
                        <m:t>,</m:t>
                      </m:r>
                      <m:r>
                        <w:rPr>
                          <w:rFonts w:ascii="Cambria Math" w:hAnsi="Cambria Math" w:cs="Arial"/>
                          <w:lang w:val="en-US"/>
                        </w:rPr>
                        <m:t> 0</m:t>
                      </m:r>
                      <m:r>
                        <m:rPr>
                          <m:sty m:val="p"/>
                        </m:rPr>
                        <w:rPr>
                          <w:rFonts w:ascii="Cambria Math" w:hAnsi="Cambria Math" w:cs="Arial"/>
                          <w:lang w:val="en-US"/>
                        </w:rPr>
                        <m:t>,</m:t>
                      </m:r>
                      <m:r>
                        <w:rPr>
                          <w:rFonts w:ascii="Cambria Math" w:hAnsi="Cambria Math" w:cs="Arial"/>
                          <w:lang w:val="en-US"/>
                        </w:rPr>
                        <m:t> </m:t>
                      </m:r>
                      <m:sSup>
                        <m:sSupPr>
                          <m:ctrlPr>
                            <w:rPr>
                              <w:rFonts w:ascii="Cambria Math" w:hAnsi="Cambria Math" w:cs="Arial"/>
                            </w:rPr>
                          </m:ctrlPr>
                        </m:sSupPr>
                        <m:e>
                          <m:r>
                            <w:rPr>
                              <w:rFonts w:ascii="Cambria Math" w:hAnsi="Cambria Math" w:cs="Arial"/>
                            </w:rPr>
                            <m:t>c</m:t>
                          </m:r>
                        </m:e>
                        <m:sup>
                          <m:r>
                            <w:rPr>
                              <w:rFonts w:ascii="Cambria Math" w:hAnsi="Cambria Math" w:cs="Arial"/>
                              <w:lang w:val="en-US"/>
                            </w:rPr>
                            <m:t>2</m:t>
                          </m:r>
                        </m:sup>
                      </m:sSup>
                      <m:r>
                        <m:rPr>
                          <m:sty m:val="p"/>
                        </m:rPr>
                        <w:rPr>
                          <w:rFonts w:ascii="Cambria Math" w:hAnsi="Cambria Math" w:cs="Arial"/>
                          <w:lang w:val="en-US"/>
                        </w:rPr>
                        <m:t>,</m:t>
                      </m:r>
                      <m:r>
                        <w:rPr>
                          <w:rFonts w:ascii="Cambria Math" w:hAnsi="Cambria Math" w:cs="Arial"/>
                          <w:lang w:val="en-US"/>
                        </w:rPr>
                        <m:t> </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m:rPr>
                              <m:sty m:val="bi"/>
                            </m:rPr>
                            <w:rPr>
                              <w:rFonts w:ascii="Cambria Math" w:hAnsi="Cambria Math" w:cs="Arial"/>
                            </w:rPr>
                            <m:t>γ</m:t>
                          </m:r>
                        </m:e>
                        <m:sub>
                          <m:r>
                            <w:rPr>
                              <w:rFonts w:ascii="Cambria Math" w:hAnsi="Cambria Math" w:cs="Arial"/>
                              <w:lang w:val="en-US"/>
                            </w:rPr>
                            <m:t>1</m:t>
                          </m:r>
                          <m:r>
                            <m:rPr>
                              <m:sty m:val="p"/>
                            </m:rPr>
                            <w:rPr>
                              <w:rFonts w:ascii="Cambria Math" w:hAnsi="Cambria Math" w:cs="Arial"/>
                              <w:lang w:val="en-US"/>
                            </w:rPr>
                            <m:t>:</m:t>
                          </m:r>
                          <m:r>
                            <w:rPr>
                              <w:rFonts w:ascii="Cambria Math" w:hAnsi="Cambria Math" w:cs="Arial"/>
                            </w:rPr>
                            <m:t>p</m:t>
                          </m:r>
                        </m:sub>
                      </m:sSub>
                    </m:e>
                  </m:d>
                  <m:r>
                    <m:rPr>
                      <m:sty m:val="p"/>
                    </m:rPr>
                    <w:rPr>
                      <w:rFonts w:ascii="Cambria Math" w:hAnsi="Cambria Math" w:cs="Arial"/>
                      <w:lang w:val="en-US"/>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lang w:val="en-US"/>
                        </w:rPr>
                        <m:t>=</m:t>
                      </m:r>
                      <m:r>
                        <w:rPr>
                          <w:rFonts w:ascii="Cambria Math" w:hAnsi="Cambria Math" w:cs="Arial"/>
                          <w:lang w:val="en-US"/>
                        </w:rPr>
                        <m:t>1</m:t>
                      </m:r>
                    </m:sub>
                    <m:sup>
                      <m:r>
                        <w:rPr>
                          <w:rFonts w:ascii="Cambria Math" w:hAnsi="Cambria Math" w:cs="Arial"/>
                        </w:rPr>
                        <m:t>p</m:t>
                      </m:r>
                    </m:sup>
                    <m:e>
                      <m:r>
                        <m:rPr>
                          <m:nor/>
                        </m:rPr>
                        <w:rPr>
                          <w:rFonts w:ascii="Arial" w:hAnsi="Arial" w:cs="Arial"/>
                          <w:lang w:val="en-US"/>
                        </w:rPr>
                        <m:t>Be</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e>
                      <m:r>
                        <w:rPr>
                          <w:rFonts w:ascii="Cambria Math" w:hAnsi="Cambria Math" w:cs="Arial"/>
                          <w:lang w:val="en-US"/>
                        </w:rPr>
                        <m:t>0.5</m:t>
                      </m:r>
                      <m:r>
                        <m:rPr>
                          <m:sty m:val="p"/>
                        </m:rPr>
                        <w:rPr>
                          <w:rFonts w:ascii="Cambria Math" w:hAnsi="Cambria Math" w:cs="Arial"/>
                          <w:lang w:val="en-US"/>
                        </w:rPr>
                        <m:t>,</m:t>
                      </m:r>
                      <m:r>
                        <w:rPr>
                          <w:rFonts w:ascii="Cambria Math" w:hAnsi="Cambria Math" w:cs="Arial"/>
                          <w:lang w:val="en-US"/>
                        </w:rPr>
                        <m:t> 0.5</m:t>
                      </m:r>
                    </m:e>
                  </m:d>
                  <m:r>
                    <m:rPr>
                      <m:sty m:val="p"/>
                    </m:rPr>
                    <w:rPr>
                      <w:rFonts w:ascii="Cambria Math" w:hAnsi="Cambria Math" w:cs="Arial"/>
                      <w:lang w:val="en-US"/>
                    </w:rPr>
                    <m:t>,</m:t>
                  </m:r>
                </m:e>
              </m:eqArr>
              <m:r>
                <w:rPr>
                  <w:rFonts w:ascii="Cambria Math" w:hAnsi="Cambria Math" w:cs="Arial"/>
                  <w:lang w:val="en-US"/>
                </w:rPr>
                <m:t>#</m:t>
              </m:r>
              <m:d>
                <m:dPr>
                  <m:ctrlPr>
                    <w:rPr>
                      <w:rFonts w:ascii="Cambria Math" w:hAnsi="Cambria Math" w:cs="Arial"/>
                      <w:i/>
                    </w:rPr>
                  </m:ctrlPr>
                </m:dPr>
                <m:e>
                  <m:r>
                    <w:rPr>
                      <w:rFonts w:ascii="Cambria Math" w:hAnsi="Cambria Math" w:cs="Arial"/>
                      <w:lang w:val="en-US"/>
                    </w:rPr>
                    <m:t>7</m:t>
                  </m:r>
                </m:e>
              </m:d>
            </m:e>
          </m:eqArr>
        </m:oMath>
      </m:oMathPara>
    </w:p>
    <w:p w14:paraId="2B86E86E" w14:textId="474867D7" w:rsidR="0060608D" w:rsidRPr="00C8295E" w:rsidRDefault="00000000" w:rsidP="00F37A0A">
      <w:pPr>
        <w:pStyle w:val="FirstParagraph"/>
        <w:jc w:val="both"/>
        <w:rPr>
          <w:rFonts w:ascii="Arial" w:hAnsi="Arial" w:cs="Arial"/>
        </w:rPr>
      </w:pPr>
      <w:commentRangeStart w:id="124"/>
      <w:r w:rsidRPr="00C8295E">
        <w:rPr>
          <w:rFonts w:ascii="Arial" w:hAnsi="Arial" w:cs="Arial"/>
        </w:rPr>
        <w:t>Además de centrar la media y varianza</w:t>
      </w:r>
      <w:commentRangeEnd w:id="124"/>
      <w:r w:rsidR="009445EB">
        <w:rPr>
          <w:rStyle w:val="Refdecomentario"/>
        </w:rPr>
        <w:commentReference w:id="124"/>
      </w:r>
      <w:r w:rsidRPr="00C8295E">
        <w:rPr>
          <w:rFonts w:ascii="Arial" w:hAnsi="Arial" w:cs="Arial"/>
        </w:rPr>
        <w:t xml:space="preserve">,  se empleó el método de truncamiento oculto para expresar la distribución de </w:t>
      </w:r>
      <m:oMath>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oMath>
      <w:r w:rsidRPr="00C8295E">
        <w:rPr>
          <w:rFonts w:ascii="Arial" w:hAnsi="Arial" w:cs="Arial"/>
        </w:rPr>
        <w:t xml:space="preserve">. La </w:t>
      </w:r>
      <w:r w:rsidRPr="00C8295E">
        <w:rPr>
          <w:rFonts w:ascii="Arial" w:hAnsi="Arial" w:cs="Arial"/>
          <w:u w:val="single"/>
        </w:rPr>
        <w:t>a priori</w:t>
      </w:r>
      <w:r w:rsidRPr="00C8295E">
        <w:rPr>
          <w:rFonts w:ascii="Arial" w:hAnsi="Arial" w:cs="Arial"/>
        </w:rPr>
        <w:t xml:space="preserve"> en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oMath>
      <w:r w:rsidRPr="00C8295E">
        <w:rPr>
          <w:rFonts w:ascii="Arial" w:hAnsi="Arial" w:cs="Arial"/>
        </w:rPr>
        <w:t xml:space="preserve"> consiste en la distribución de referencia o mínimamente informativa que obtuvo López (2024)</w:t>
      </w:r>
      <w:del w:id="125" w:author="Paulino Perez Rodríguez" w:date="2026-01-30T15:43:00Z" w16du:dateUtc="2026-01-30T21:43:00Z">
        <w:r w:rsidRPr="00C8295E" w:rsidDel="00171410">
          <w:rPr>
            <w:rFonts w:ascii="Arial" w:hAnsi="Arial" w:cs="Arial"/>
          </w:rPr>
          <w:delText>.</w:delText>
        </w:r>
      </w:del>
      <w:r w:rsidRPr="00C8295E">
        <w:rPr>
          <w:rStyle w:val="Refdenotaalpie"/>
          <w:rFonts w:ascii="Arial" w:hAnsi="Arial" w:cs="Arial"/>
        </w:rPr>
        <w:footnoteReference w:id="9"/>
      </w:r>
      <w:r w:rsidR="009445EB">
        <w:rPr>
          <w:rFonts w:ascii="Arial" w:hAnsi="Arial" w:cs="Arial"/>
        </w:rPr>
        <w:t xml:space="preserve">. </w:t>
      </w:r>
      <w:r w:rsidRPr="00C8295E">
        <w:rPr>
          <w:rFonts w:ascii="Arial" w:hAnsi="Arial" w:cs="Arial"/>
        </w:rPr>
        <w:t xml:space="preserve">De acuerdo con George </w:t>
      </w:r>
      <w:r w:rsidR="009445EB">
        <w:rPr>
          <w:rFonts w:ascii="Arial" w:hAnsi="Arial" w:cs="Arial"/>
        </w:rPr>
        <w:t>y</w:t>
      </w:r>
      <w:r w:rsidRPr="00C8295E">
        <w:rPr>
          <w:rFonts w:ascii="Arial" w:hAnsi="Arial" w:cs="Arial"/>
        </w:rPr>
        <w:t xml:space="preserve"> McCulloch, </w:t>
      </w:r>
      <w:r w:rsidR="009445EB">
        <w:rPr>
          <w:rFonts w:ascii="Arial" w:hAnsi="Arial" w:cs="Arial"/>
        </w:rPr>
        <w:t>(</w:t>
      </w:r>
      <w:r w:rsidRPr="00C8295E">
        <w:rPr>
          <w:rFonts w:ascii="Arial" w:hAnsi="Arial" w:cs="Arial"/>
        </w:rPr>
        <w:t xml:space="preserve">1993), la </w:t>
      </w:r>
      <w:r w:rsidRPr="00C8295E">
        <w:rPr>
          <w:rFonts w:ascii="Arial" w:hAnsi="Arial" w:cs="Arial"/>
          <w:u w:val="single"/>
        </w:rPr>
        <w:t>a priori</w:t>
      </w:r>
      <w:r w:rsidRPr="00C8295E">
        <w:rPr>
          <w:rFonts w:ascii="Arial" w:hAnsi="Arial" w:cs="Arial"/>
        </w:rPr>
        <w:t xml:space="preserve"> para </w:t>
      </w:r>
      <m:oMath>
        <m:r>
          <m:rPr>
            <m:sty m:val="b"/>
          </m:rPr>
          <w:rPr>
            <w:rFonts w:ascii="Cambria Math" w:hAnsi="Cambria Math" w:cs="Arial"/>
          </w:rPr>
          <m:t>β</m:t>
        </m:r>
      </m:oMath>
      <w:r w:rsidRPr="00C8295E">
        <w:rPr>
          <w:rFonts w:ascii="Arial" w:hAnsi="Arial" w:cs="Arial"/>
        </w:rPr>
        <w:t xml:space="preserve"> permite realizar selección de variables con búsqueda estocástica, (SSVS</w:t>
      </w:r>
      <w:r w:rsidR="009445EB">
        <w:rPr>
          <w:rFonts w:ascii="Arial" w:hAnsi="Arial" w:cs="Arial"/>
        </w:rPr>
        <w:t xml:space="preserve"> por sus siglas en inglés</w:t>
      </w:r>
      <w:r w:rsidRPr="00C8295E">
        <w:rPr>
          <w:rFonts w:ascii="Arial" w:hAnsi="Arial" w:cs="Arial"/>
        </w:rPr>
        <w:t xml:space="preserve">): a partir de la muestra </w:t>
      </w:r>
      <w:r w:rsidRPr="00C8295E">
        <w:rPr>
          <w:rFonts w:ascii="Arial" w:hAnsi="Arial" w:cs="Arial"/>
          <w:u w:val="single"/>
        </w:rPr>
        <w:t>a posteriori</w:t>
      </w:r>
      <w:r w:rsidRPr="00C8295E">
        <w:rPr>
          <w:rFonts w:ascii="Arial" w:hAnsi="Arial" w:cs="Arial"/>
        </w:rPr>
        <w:t xml:space="preserve"> de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Pr="00C8295E">
        <w:rPr>
          <w:rFonts w:ascii="Arial" w:hAnsi="Arial" w:cs="Arial"/>
        </w:rPr>
        <w:t xml:space="preserve">, la probabilidad de inclusión de la covariable </w:t>
      </w:r>
      <m:oMath>
        <m:r>
          <w:rPr>
            <w:rFonts w:ascii="Cambria Math" w:hAnsi="Cambria Math" w:cs="Arial"/>
          </w:rPr>
          <m:t>k</m:t>
        </m:r>
      </m:oMath>
      <w:r w:rsidRPr="00C8295E">
        <w:rPr>
          <w:rFonts w:ascii="Arial" w:hAnsi="Arial" w:cs="Arial"/>
        </w:rPr>
        <w:t xml:space="preserve">, se genera una muestra de las covariables seleccionadas mediante la simulación de una variable aleatoria indicadora </w:t>
      </w:r>
      <w:r w:rsidR="009445EB">
        <w:rPr>
          <w:rFonts w:ascii="Arial" w:hAnsi="Arial" w:cs="Arial"/>
        </w:rPr>
        <w:t>c</w:t>
      </w:r>
      <w:r w:rsidRPr="00C8295E">
        <w:rPr>
          <w:rFonts w:ascii="Arial" w:hAnsi="Arial" w:cs="Arial"/>
        </w:rPr>
        <w:t>o</w:t>
      </w:r>
      <w:r w:rsidR="009445EB">
        <w:rPr>
          <w:rFonts w:ascii="Arial" w:hAnsi="Arial" w:cs="Arial"/>
        </w:rPr>
        <w:t>n distribución</w:t>
      </w:r>
      <w:r w:rsidRPr="00C8295E">
        <w:rPr>
          <w:rFonts w:ascii="Arial" w:hAnsi="Arial" w:cs="Arial"/>
        </w:rPr>
        <w:t xml:space="preserve"> Bernoulli. Así, los modelos más </w:t>
      </w:r>
      <w:r w:rsidR="009445EB" w:rsidRPr="00C8295E">
        <w:rPr>
          <w:rFonts w:ascii="Arial" w:hAnsi="Arial" w:cs="Arial"/>
        </w:rPr>
        <w:t>p</w:t>
      </w:r>
      <w:r w:rsidR="009445EB">
        <w:rPr>
          <w:rFonts w:ascii="Arial" w:hAnsi="Arial" w:cs="Arial"/>
        </w:rPr>
        <w:t>lausibles</w:t>
      </w:r>
      <w:r w:rsidR="009445EB" w:rsidRPr="00C8295E">
        <w:rPr>
          <w:rFonts w:ascii="Arial" w:hAnsi="Arial" w:cs="Arial"/>
        </w:rPr>
        <w:t xml:space="preserve"> </w:t>
      </w:r>
      <w:r w:rsidRPr="00C8295E">
        <w:rPr>
          <w:rFonts w:ascii="Arial" w:hAnsi="Arial" w:cs="Arial"/>
        </w:rPr>
        <w:t xml:space="preserve">tendrán mayor frecuencia de aparición. Los hiperparámetros </w:t>
      </w:r>
      <m:oMath>
        <m:r>
          <w:rPr>
            <w:rFonts w:ascii="Cambria Math" w:hAnsi="Cambria Math" w:cs="Arial"/>
          </w:rPr>
          <m:t>c</m:t>
        </m:r>
      </m:oMath>
      <w:r w:rsidRPr="00C8295E">
        <w:rPr>
          <w:rFonts w:ascii="Arial" w:hAnsi="Arial" w:cs="Arial"/>
        </w:rPr>
        <w:t xml:space="preserve"> y </w:t>
      </w:r>
      <m:oMath>
        <m:r>
          <w:rPr>
            <w:rFonts w:ascii="Cambria Math" w:hAnsi="Cambria Math" w:cs="Arial"/>
          </w:rPr>
          <m:t>τ</m:t>
        </m:r>
      </m:oMath>
      <w:r w:rsidRPr="00C8295E">
        <w:rPr>
          <w:rFonts w:ascii="Arial" w:hAnsi="Arial" w:cs="Arial"/>
        </w:rPr>
        <w:t xml:space="preserve"> se establecen de acuerdo con algún criterio práctico, aquí se fijó </w:t>
      </w:r>
      <m:oMath>
        <m:r>
          <m:rPr>
            <m:sty m:val="p"/>
          </m:rPr>
          <w:rPr>
            <w:rFonts w:ascii="Cambria Math" w:hAnsi="Cambria Math" w:cs="Arial"/>
          </w:rPr>
          <m:t>(</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r>
          <m:rPr>
            <m:sty m:val="p"/>
          </m:rPr>
          <w:rPr>
            <w:rFonts w:ascii="Cambria Math" w:hAnsi="Cambria Math" w:cs="Arial"/>
          </w:rPr>
          <m:t>)</m:t>
        </m:r>
      </m:oMath>
      <w:r w:rsidRPr="00C8295E">
        <w:rPr>
          <w:rFonts w:ascii="Arial" w:hAnsi="Arial" w:cs="Arial"/>
        </w:rPr>
        <w:t xml:space="preserve"> </w:t>
      </w:r>
      <m:oMath>
        <m:r>
          <m:rPr>
            <m:sty m:val="p"/>
          </m:rPr>
          <w:rPr>
            <w:rFonts w:ascii="Cambria Math" w:hAnsi="Cambria Math" w:cs="Arial"/>
          </w:rPr>
          <m:t>=</m:t>
        </m:r>
      </m:oMath>
      <w:r w:rsidRPr="00C8295E">
        <w:rPr>
          <w:rFonts w:ascii="Arial" w:hAnsi="Arial" w:cs="Arial"/>
        </w:rPr>
        <w:t xml:space="preserve"> </w:t>
      </w:r>
      <w:commentRangeStart w:id="128"/>
      <m:oMath>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3000</m:t>
            </m:r>
          </m:e>
          <m:sup>
            <m:r>
              <w:rPr>
                <w:rFonts w:ascii="Cambria Math" w:hAnsi="Cambria Math" w:cs="Arial"/>
              </w:rPr>
              <m:t>2</m:t>
            </m:r>
          </m:sup>
        </m:sSup>
        <m:r>
          <m:rPr>
            <m:sty m:val="p"/>
          </m:rPr>
          <w:rPr>
            <w:rFonts w:ascii="Cambria Math" w:hAnsi="Cambria Math" w:cs="Arial"/>
          </w:rPr>
          <m:t>)</m:t>
        </m:r>
        <w:commentRangeEnd w:id="128"/>
        <m:r>
          <m:rPr>
            <m:sty m:val="p"/>
          </m:rPr>
          <w:rPr>
            <w:rStyle w:val="Refdecomentario"/>
          </w:rPr>
          <w:commentReference w:id="128"/>
        </m:r>
      </m:oMath>
      <w:r w:rsidRPr="00C8295E">
        <w:rPr>
          <w:rFonts w:ascii="Arial" w:hAnsi="Arial" w:cs="Arial"/>
        </w:rPr>
        <w:t xml:space="preserve">. Lo que significa </w:t>
      </w:r>
      <w:r w:rsidRPr="00C8295E">
        <w:rPr>
          <w:rFonts w:ascii="Arial" w:hAnsi="Arial" w:cs="Arial"/>
          <w:u w:val="single"/>
        </w:rPr>
        <w:t>a priori</w:t>
      </w:r>
      <w:r w:rsidRPr="00C8295E">
        <w:rPr>
          <w:rFonts w:ascii="Arial" w:hAnsi="Arial" w:cs="Arial"/>
        </w:rPr>
        <w:t xml:space="preserve"> que </w:t>
      </w:r>
      <w:r w:rsidR="009445EB">
        <w:rPr>
          <w:rFonts w:ascii="Arial" w:hAnsi="Arial" w:cs="Arial"/>
        </w:rPr>
        <w:t xml:space="preserve">con probabilidad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009445EB">
        <w:rPr>
          <w:rFonts w:ascii="Arial" w:hAnsi="Arial" w:cs="Arial"/>
        </w:rPr>
        <w:t xml:space="preserve"> se asigna una distribución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oMath>
      <w:r w:rsidR="009445EB">
        <w:rPr>
          <w:rFonts w:ascii="Arial" w:hAnsi="Arial" w:cs="Arial"/>
        </w:rPr>
        <w:t xml:space="preserve"> a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009445EB">
        <w:rPr>
          <w:rFonts w:ascii="Arial" w:hAnsi="Arial" w:cs="Arial"/>
        </w:rPr>
        <w:t xml:space="preserve">, con probabilidad </w:t>
      </w:r>
      <w:del w:id="129" w:author="Paulino Perez Rodríguez" w:date="2026-01-30T15:57:00Z" w16du:dateUtc="2026-01-30T21:57:00Z">
        <w:r w:rsidRPr="00C8295E" w:rsidDel="009445EB">
          <w:rPr>
            <w:rFonts w:ascii="Arial" w:hAnsi="Arial" w:cs="Arial"/>
          </w:rPr>
          <w:delText>,</w:delText>
        </w:r>
      </w:del>
      <w:r w:rsidRPr="00C8295E">
        <w:rPr>
          <w:rFonts w:ascii="Arial" w:hAnsi="Arial" w:cs="Arial"/>
        </w:rPr>
        <w:t xml:space="preserve"> </w:t>
      </w:r>
      <m:oMath>
        <m:d>
          <m:dPr>
            <m:ctrlPr>
              <w:rPr>
                <w:rFonts w:ascii="Cambria Math" w:hAnsi="Cambria Math" w:cs="Arial"/>
                <w:i/>
              </w:rPr>
            </m:ctrlPr>
          </m:dPr>
          <m:e>
            <m:r>
              <w:rPr>
                <w:rFonts w:ascii="Cambria Math" w:hAnsi="Cambria Math" w:cs="Arial"/>
              </w:rPr>
              <m:t>1-</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oMath>
      <w:r w:rsidR="009445EB">
        <w:rPr>
          <w:rFonts w:ascii="Arial" w:hAnsi="Arial" w:cs="Arial"/>
        </w:rPr>
        <w:t xml:space="preserve"> se le asigna una distribución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100</m:t>
        </m:r>
        <m:r>
          <m:rPr>
            <m:sty m:val="p"/>
          </m:rPr>
          <w:rPr>
            <w:rFonts w:ascii="Cambria Math" w:hAnsi="Cambria Math" w:cs="Arial"/>
          </w:rPr>
          <m:t>)</m:t>
        </m:r>
      </m:oMath>
      <w:r w:rsidR="009445EB">
        <w:rPr>
          <w:rFonts w:ascii="Arial" w:hAnsi="Arial" w:cs="Arial"/>
        </w:rPr>
        <w:t xml:space="preserve"> a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009445EB">
        <w:rPr>
          <w:rFonts w:ascii="Arial" w:hAnsi="Arial" w:cs="Arial"/>
        </w:rPr>
        <w:t>, lo cual indice selección de variables.</w:t>
      </w:r>
      <w:r w:rsidR="003A6832">
        <w:rPr>
          <w:rFonts w:ascii="Arial" w:hAnsi="Arial" w:cs="Arial"/>
        </w:rPr>
        <w:t xml:space="preserve"> La estructura jerárquica del modelo (7) se representa gráficamente en la Figura 2. </w:t>
      </w:r>
    </w:p>
    <w:p w14:paraId="5BC9B256" w14:textId="77777777" w:rsidR="000C352C" w:rsidRPr="00C8295E" w:rsidRDefault="000C352C" w:rsidP="000C352C">
      <w:pPr>
        <w:pStyle w:val="Textoindependiente"/>
        <w:rPr>
          <w:rFonts w:ascii="Arial" w:hAnsi="Arial" w:cs="Arial"/>
        </w:rPr>
      </w:pPr>
    </w:p>
    <w:p w14:paraId="23A5FD2D" w14:textId="17C8CF79" w:rsidR="007E7C6B" w:rsidRPr="00C8295E" w:rsidRDefault="00A551E7" w:rsidP="007E7C6B">
      <w:pPr>
        <w:pStyle w:val="Textoindependiente"/>
        <w:jc w:val="center"/>
        <w:rPr>
          <w:rFonts w:ascii="Arial" w:hAnsi="Arial" w:cs="Arial"/>
        </w:rPr>
      </w:pPr>
      <w:r w:rsidRPr="00C8295E">
        <w:rPr>
          <w:rFonts w:ascii="Arial" w:hAnsi="Arial" w:cs="Arial"/>
          <w:noProof/>
        </w:rPr>
        <w:lastRenderedPageBreak/>
        <w:drawing>
          <wp:inline distT="0" distB="0" distL="0" distR="0" wp14:anchorId="0DCC23B6" wp14:editId="0F30AF3B">
            <wp:extent cx="3314707" cy="3497587"/>
            <wp:effectExtent l="0" t="0" r="0" b="0"/>
            <wp:docPr id="195319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90633" name="Imagen 1953190633"/>
                    <pic:cNvPicPr/>
                  </pic:nvPicPr>
                  <pic:blipFill>
                    <a:blip r:embed="rId17">
                      <a:extLst>
                        <a:ext uri="{28A0092B-C50C-407E-A947-70E740481C1C}">
                          <a14:useLocalDpi xmlns:a14="http://schemas.microsoft.com/office/drawing/2010/main" val="0"/>
                        </a:ext>
                      </a:extLst>
                    </a:blip>
                    <a:stretch>
                      <a:fillRect/>
                    </a:stretch>
                  </pic:blipFill>
                  <pic:spPr>
                    <a:xfrm>
                      <a:off x="0" y="0"/>
                      <a:ext cx="3314707" cy="3497587"/>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9962"/>
      </w:tblGrid>
      <w:tr w:rsidR="0060608D" w:rsidRPr="00C8295E" w14:paraId="2924E702" w14:textId="77777777">
        <w:trPr>
          <w:jc w:val="center"/>
        </w:trPr>
        <w:tc>
          <w:tcPr>
            <w:tcW w:w="0" w:type="auto"/>
          </w:tcPr>
          <w:p w14:paraId="718F7FC0" w14:textId="5BB31DCA" w:rsidR="0060608D" w:rsidRPr="00C8295E" w:rsidRDefault="00B5353F" w:rsidP="00F37A0A">
            <w:pPr>
              <w:pStyle w:val="Compact"/>
              <w:jc w:val="both"/>
              <w:rPr>
                <w:rFonts w:ascii="Arial" w:hAnsi="Arial" w:cs="Arial"/>
              </w:rPr>
            </w:pPr>
            <w:bookmarkStart w:id="130" w:name="fig:DAG"/>
            <w:r w:rsidRPr="00C8295E">
              <w:rPr>
                <w:rFonts w:ascii="Arial" w:hAnsi="Arial" w:cs="Arial"/>
              </w:rPr>
              <w:t xml:space="preserve">Figura 2: Grafo dirigido acíclico que corresponde a la representación jerárquica del modelo en la </w:t>
            </w:r>
            <w:ins w:id="131" w:author="Paulino Perez Rodríguez" w:date="2026-01-30T16:00:00Z" w16du:dateUtc="2026-01-30T22:00:00Z">
              <w:r w:rsidR="00AF7A32">
                <w:rPr>
                  <w:rFonts w:ascii="Arial" w:hAnsi="Arial" w:cs="Arial"/>
                </w:rPr>
                <w:t>e</w:t>
              </w:r>
            </w:ins>
            <w:del w:id="132" w:author="Paulino Perez Rodríguez" w:date="2026-01-30T16:00:00Z" w16du:dateUtc="2026-01-30T22:00:00Z">
              <w:r w:rsidRPr="00C8295E" w:rsidDel="00AF7A32">
                <w:rPr>
                  <w:rFonts w:ascii="Arial" w:hAnsi="Arial" w:cs="Arial"/>
                </w:rPr>
                <w:delText>E</w:delText>
              </w:r>
            </w:del>
            <w:r w:rsidRPr="00C8295E">
              <w:rPr>
                <w:rFonts w:ascii="Arial" w:hAnsi="Arial" w:cs="Arial"/>
              </w:rPr>
              <w:t>cuación</w:t>
            </w:r>
            <w:r w:rsidR="000C352C" w:rsidRPr="00C8295E">
              <w:rPr>
                <w:rFonts w:ascii="Arial" w:hAnsi="Arial" w:cs="Arial"/>
              </w:rPr>
              <w:t xml:space="preserve"> </w:t>
            </w:r>
            <w:ins w:id="133" w:author="Paulino Perez Rodríguez" w:date="2026-01-30T16:00:00Z" w16du:dateUtc="2026-01-30T22:00:00Z">
              <w:r w:rsidR="00AF7A32">
                <w:rPr>
                  <w:rFonts w:ascii="Arial" w:hAnsi="Arial" w:cs="Arial"/>
                </w:rPr>
                <w:t>(</w:t>
              </w:r>
            </w:ins>
            <w:r w:rsidR="000C352C" w:rsidRPr="00C8295E">
              <w:rPr>
                <w:rFonts w:ascii="Arial" w:hAnsi="Arial" w:cs="Arial"/>
              </w:rPr>
              <w:t>7</w:t>
            </w:r>
            <w:ins w:id="134" w:author="Paulino Perez Rodríguez" w:date="2026-01-30T16:00:00Z" w16du:dateUtc="2026-01-30T22:00:00Z">
              <w:r w:rsidR="00AF7A32">
                <w:rPr>
                  <w:rFonts w:ascii="Arial" w:hAnsi="Arial" w:cs="Arial"/>
                </w:rPr>
                <w:t>)</w:t>
              </w:r>
            </w:ins>
            <w:r w:rsidRPr="00C8295E">
              <w:rPr>
                <w:rFonts w:ascii="Arial" w:hAnsi="Arial" w:cs="Arial"/>
              </w:rPr>
              <w:t xml:space="preserve">. Las </w:t>
            </w:r>
            <w:r w:rsidR="000C352C" w:rsidRPr="00C8295E">
              <w:rPr>
                <w:rFonts w:ascii="Arial" w:hAnsi="Arial" w:cs="Arial"/>
              </w:rPr>
              <w:t>líneas</w:t>
            </w:r>
            <w:r w:rsidRPr="00C8295E">
              <w:rPr>
                <w:rFonts w:ascii="Arial" w:hAnsi="Arial" w:cs="Arial"/>
              </w:rPr>
              <w:t xml:space="preserve"> punteadas relacionan parámetros e hiperparámetros. Fuente: elaboración propia.</w:t>
            </w:r>
          </w:p>
        </w:tc>
      </w:tr>
    </w:tbl>
    <w:bookmarkEnd w:id="130"/>
    <w:p w14:paraId="42B3B72A" w14:textId="35151237" w:rsidR="0060608D" w:rsidRPr="00C8295E" w:rsidRDefault="00000000" w:rsidP="00F37A0A">
      <w:pPr>
        <w:pStyle w:val="Textoindependiente"/>
        <w:jc w:val="both"/>
        <w:rPr>
          <w:rFonts w:ascii="Arial" w:hAnsi="Arial" w:cs="Arial"/>
        </w:rPr>
      </w:pPr>
      <w:r w:rsidRPr="00C8295E">
        <w:rPr>
          <w:rFonts w:ascii="Arial" w:hAnsi="Arial" w:cs="Arial"/>
        </w:rPr>
        <w:t xml:space="preserve">El teorema </w:t>
      </w:r>
      <w:del w:id="135" w:author="Paulino Perez Rodríguez" w:date="2026-01-30T16:04:00Z" w16du:dateUtc="2026-01-30T22:04:00Z">
        <w:r w:rsidRPr="00C8295E" w:rsidDel="008E47C3">
          <w:rPr>
            <w:rFonts w:ascii="Arial" w:hAnsi="Arial" w:cs="Arial"/>
          </w:rPr>
          <w:delText xml:space="preserve">o regla </w:delText>
        </w:r>
      </w:del>
      <w:r w:rsidRPr="00C8295E">
        <w:rPr>
          <w:rFonts w:ascii="Arial" w:hAnsi="Arial" w:cs="Arial"/>
        </w:rPr>
        <w:t xml:space="preserve">de Bayes proporciona una regla formal para actualizar el conocimiento acerca de las cantidades de interés desconocidas, es decir, los parámetros del modelo. Esta regla </w:t>
      </w:r>
      <w:r w:rsidR="008E47C3">
        <w:rPr>
          <w:rFonts w:ascii="Arial" w:hAnsi="Arial" w:cs="Arial"/>
        </w:rPr>
        <w:t>establece</w:t>
      </w:r>
      <w:r w:rsidRPr="00C8295E">
        <w:rPr>
          <w:rFonts w:ascii="Arial" w:hAnsi="Arial" w:cs="Arial"/>
        </w:rPr>
        <w:t xml:space="preserve"> que la distribución </w:t>
      </w:r>
      <w:r w:rsidRPr="00C8295E">
        <w:rPr>
          <w:rFonts w:ascii="Arial" w:hAnsi="Arial" w:cs="Arial"/>
          <w:u w:val="single"/>
        </w:rPr>
        <w:t>a posteriori</w:t>
      </w:r>
      <w:r w:rsidRPr="00C8295E">
        <w:rPr>
          <w:rFonts w:ascii="Arial" w:hAnsi="Arial" w:cs="Arial"/>
        </w:rPr>
        <w:t xml:space="preserve"> es proporcional </w:t>
      </w:r>
      <w:r w:rsidR="008E47C3">
        <w:rPr>
          <w:rFonts w:ascii="Arial" w:hAnsi="Arial" w:cs="Arial"/>
        </w:rPr>
        <w:t xml:space="preserve">al producto de </w:t>
      </w:r>
      <w:r w:rsidRPr="00C8295E">
        <w:rPr>
          <w:rFonts w:ascii="Arial" w:hAnsi="Arial" w:cs="Arial"/>
        </w:rPr>
        <w:t xml:space="preserve">la verosimilitud </w:t>
      </w:r>
      <w:r w:rsidR="008E47C3">
        <w:rPr>
          <w:rFonts w:ascii="Arial" w:hAnsi="Arial" w:cs="Arial"/>
        </w:rPr>
        <w:t>y la distribución</w:t>
      </w:r>
      <w:r w:rsidRPr="00C8295E">
        <w:rPr>
          <w:rFonts w:ascii="Arial" w:hAnsi="Arial" w:cs="Arial"/>
        </w:rPr>
        <w:t xml:space="preserve"> </w:t>
      </w:r>
      <w:r w:rsidRPr="00C8295E">
        <w:rPr>
          <w:rFonts w:ascii="Arial" w:hAnsi="Arial" w:cs="Arial"/>
          <w:u w:val="single"/>
        </w:rPr>
        <w:t>a priori</w:t>
      </w:r>
      <w:r w:rsidRPr="00C8295E">
        <w:rPr>
          <w:rFonts w:ascii="Arial" w:hAnsi="Arial" w:cs="Arial"/>
        </w:rPr>
        <w:t>, simbólicamente</w:t>
      </w:r>
    </w:p>
    <w:p w14:paraId="1EBF1799" w14:textId="23F907C0" w:rsidR="0098292B" w:rsidRPr="00C8295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w:commentRangeStart w:id="136"/>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θ</m:t>
                  </m:r>
                </m:e>
                <m:e>
                  <m:r>
                    <m:rPr>
                      <m:sty m:val="b"/>
                    </m:rPr>
                    <w:rPr>
                      <w:rFonts w:ascii="Cambria Math" w:hAnsi="Cambria Math" w:cs="Arial"/>
                    </w:rPr>
                    <m:t>y</m:t>
                  </m:r>
                </m:e>
              </m:d>
              <m:r>
                <m:rPr>
                  <m:sty m:val="p"/>
                </m:rPr>
                <w:rPr>
                  <w:rFonts w:ascii="Cambria Math" w:hAnsi="Cambria Math" w:cs="Arial"/>
                </w:rPr>
                <m:t>∝</m:t>
              </m:r>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r>
                <w:rPr>
                  <w:rFonts w:ascii="Cambria Math" w:hAnsi="Cambria Math" w:cs="Arial"/>
                </w:rPr>
                <m:t> p</m:t>
              </m:r>
              <m:d>
                <m:dPr>
                  <m:ctrlPr>
                    <w:rPr>
                      <w:rFonts w:ascii="Cambria Math" w:hAnsi="Cambria Math" w:cs="Arial"/>
                    </w:rPr>
                  </m:ctrlPr>
                </m:dPr>
                <m:e>
                  <m:r>
                    <m:rPr>
                      <m:sty m:val="b"/>
                    </m:rPr>
                    <w:rPr>
                      <w:rFonts w:ascii="Cambria Math" w:hAnsi="Cambria Math" w:cs="Arial"/>
                    </w:rPr>
                    <m:t>θ</m:t>
                  </m:r>
                </m:e>
              </m:d>
              <w:commentRangeEnd w:id="136"/>
              <m:r>
                <m:rPr>
                  <m:sty m:val="p"/>
                </m:rPr>
                <w:rPr>
                  <w:rStyle w:val="Refdecomentario"/>
                </w:rPr>
                <w:commentReference w:id="136"/>
              </m:r>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8</m:t>
                  </m:r>
                </m:e>
              </m:d>
            </m:e>
          </m:eqArr>
        </m:oMath>
      </m:oMathPara>
    </w:p>
    <w:p w14:paraId="60A71A82" w14:textId="2E921254" w:rsidR="0060608D" w:rsidRPr="00C8295E" w:rsidRDefault="00000000" w:rsidP="00F37A0A">
      <w:pPr>
        <w:pStyle w:val="FirstParagraph"/>
        <w:jc w:val="both"/>
        <w:rPr>
          <w:rFonts w:ascii="Arial" w:hAnsi="Arial" w:cs="Arial"/>
        </w:rPr>
      </w:pPr>
      <w:r w:rsidRPr="00C8295E">
        <w:rPr>
          <w:rFonts w:ascii="Arial" w:hAnsi="Arial" w:cs="Arial"/>
        </w:rPr>
        <w:t>A partir de la representación jerárquica del modelo en la Ecuación</w:t>
      </w:r>
      <w:r w:rsidR="00890A14" w:rsidRPr="00C8295E">
        <w:rPr>
          <w:rFonts w:ascii="Arial" w:hAnsi="Arial" w:cs="Arial"/>
        </w:rPr>
        <w:t xml:space="preserve"> </w:t>
      </w:r>
      <w:ins w:id="137" w:author="Paulino Perez Rodríguez" w:date="2026-01-30T16:05:00Z" w16du:dateUtc="2026-01-30T22:05:00Z">
        <w:r w:rsidR="008E47C3">
          <w:rPr>
            <w:rFonts w:ascii="Arial" w:hAnsi="Arial" w:cs="Arial"/>
          </w:rPr>
          <w:t>(</w:t>
        </w:r>
      </w:ins>
      <w:r w:rsidR="00890A14" w:rsidRPr="00C8295E">
        <w:rPr>
          <w:rFonts w:ascii="Arial" w:hAnsi="Arial" w:cs="Arial"/>
        </w:rPr>
        <w:t>8</w:t>
      </w:r>
      <w:ins w:id="138" w:author="Paulino Perez Rodríguez" w:date="2026-01-30T16:05:00Z" w16du:dateUtc="2026-01-30T22:05:00Z">
        <w:r w:rsidR="008E47C3">
          <w:rPr>
            <w:rFonts w:ascii="Arial" w:hAnsi="Arial" w:cs="Arial"/>
          </w:rPr>
          <w:t>)</w:t>
        </w:r>
      </w:ins>
      <w:r w:rsidR="00890A14" w:rsidRPr="00C8295E">
        <w:rPr>
          <w:rFonts w:ascii="Arial" w:hAnsi="Arial" w:cs="Arial"/>
        </w:rPr>
        <w:t>,</w:t>
      </w:r>
      <w:r w:rsidRPr="00C8295E">
        <w:rPr>
          <w:rFonts w:ascii="Arial" w:hAnsi="Arial" w:cs="Arial"/>
        </w:rPr>
        <w:t xml:space="preserve"> </w:t>
      </w:r>
      <w:r w:rsidR="008E47C3">
        <w:rPr>
          <w:rFonts w:ascii="Arial" w:hAnsi="Arial" w:cs="Arial"/>
        </w:rPr>
        <w:t xml:space="preserve">se puede </w:t>
      </w:r>
      <w:r w:rsidRPr="00C8295E">
        <w:rPr>
          <w:rFonts w:ascii="Arial" w:hAnsi="Arial" w:cs="Arial"/>
        </w:rPr>
        <w:t xml:space="preserve">obtener, salvo una constante, la distribución </w:t>
      </w:r>
      <w:r w:rsidRPr="00C8295E">
        <w:rPr>
          <w:rFonts w:ascii="Arial" w:hAnsi="Arial" w:cs="Arial"/>
          <w:u w:val="single"/>
        </w:rPr>
        <w:t>a</w:t>
      </w:r>
      <w:r w:rsidR="00F657CF" w:rsidRPr="00C8295E">
        <w:rPr>
          <w:rFonts w:ascii="Arial" w:hAnsi="Arial" w:cs="Arial"/>
          <w:u w:val="single"/>
        </w:rPr>
        <w:t xml:space="preserve"> </w:t>
      </w:r>
      <w:r w:rsidRPr="00C8295E">
        <w:rPr>
          <w:rFonts w:ascii="Arial" w:hAnsi="Arial" w:cs="Arial"/>
          <w:u w:val="single"/>
        </w:rPr>
        <w:t>posteriori</w:t>
      </w:r>
      <w:r w:rsidRPr="00C8295E">
        <w:rPr>
          <w:rFonts w:ascii="Arial" w:hAnsi="Arial" w:cs="Arial"/>
        </w:rPr>
        <w:t xml:space="preserve">. Para completar la especificación del modelo, señalamos que se restringe el parámetro de correlación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C8295E">
        <w:rPr>
          <w:rFonts w:ascii="Arial" w:hAnsi="Arial" w:cs="Arial"/>
        </w:rPr>
        <w:t xml:space="preserve"> al intervalo </w:t>
      </w:r>
      <m:oMath>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C8295E">
        <w:rPr>
          <w:rFonts w:ascii="Arial" w:hAnsi="Arial" w:cs="Arial"/>
        </w:rPr>
        <w:t xml:space="preserve">, es decir que </w:t>
      </w:r>
      <m:oMath>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r>
          <m:rPr>
            <m:sty m:val="p"/>
          </m:rPr>
          <w:rPr>
            <w:rFonts w:ascii="Cambria Math" w:hAnsi="Cambria Math" w:cs="Arial"/>
          </w:rPr>
          <m:t>∈(</m:t>
        </m:r>
        <m:r>
          <w:rPr>
            <w:rFonts w:ascii="Cambria Math" w:hAnsi="Cambria Math" w:cs="Arial"/>
          </w:rPr>
          <m:t>0</m:t>
        </m:r>
        <m:r>
          <m:rPr>
            <m:sty m:val="p"/>
          </m:rPr>
          <w:rPr>
            <w:rFonts w:ascii="Cambria Math" w:hAnsi="Cambria Math" w:cs="Arial"/>
          </w:rPr>
          <m:t>,∞)</m:t>
        </m:r>
      </m:oMath>
      <w:r w:rsidRPr="00C8295E">
        <w:rPr>
          <w:rFonts w:ascii="Arial" w:hAnsi="Arial" w:cs="Arial"/>
        </w:rPr>
        <w:t>; esto debido a que la distribución empírica del ingreso sugiere que está sesgado a la derecha, tal restricción también alivia costo computacional, ya que se evita explorar la mitad del soporte.</w:t>
      </w:r>
    </w:p>
    <w:p w14:paraId="05B0DAB3" w14:textId="77777777" w:rsidR="0060608D" w:rsidRPr="00C8295E" w:rsidRDefault="00000000" w:rsidP="00F37A0A">
      <w:pPr>
        <w:pStyle w:val="Ttulo2"/>
        <w:jc w:val="both"/>
        <w:rPr>
          <w:rFonts w:ascii="Arial" w:hAnsi="Arial" w:cs="Arial"/>
          <w:sz w:val="24"/>
          <w:szCs w:val="24"/>
        </w:rPr>
      </w:pPr>
      <w:bookmarkStart w:id="139" w:name="subsec:datos"/>
      <w:bookmarkEnd w:id="98"/>
      <w:r w:rsidRPr="00C8295E">
        <w:rPr>
          <w:rFonts w:ascii="Arial" w:hAnsi="Arial" w:cs="Arial"/>
          <w:sz w:val="24"/>
          <w:szCs w:val="24"/>
        </w:rPr>
        <w:t>Fuentes de información y procesamiento</w:t>
      </w:r>
    </w:p>
    <w:p w14:paraId="6CC2C6F6" w14:textId="77777777" w:rsidR="0060608D" w:rsidRPr="00C8295E" w:rsidRDefault="00000000" w:rsidP="00F37A0A">
      <w:pPr>
        <w:pStyle w:val="FirstParagraph"/>
        <w:jc w:val="both"/>
        <w:rPr>
          <w:rFonts w:ascii="Arial" w:hAnsi="Arial" w:cs="Arial"/>
        </w:rPr>
      </w:pPr>
      <w:r w:rsidRPr="00C8295E">
        <w:rPr>
          <w:rFonts w:ascii="Arial" w:hAnsi="Arial" w:cs="Arial"/>
        </w:rPr>
        <w:t>Las estimaciones con modelos de regresión en áreas pequeñas se realizaron empleando datos oficiales: el Censo 2020 y la ENIGH 2025. Esta última consta de diecisiete productos o tablas: viviendas, hogares, población, gastos monetarios y no monetarios en los hogares, entre otras. Así mismo, la desagregación más pequeña en estas tablas es a nivel vivienda, seguido por los hogares y finalmente se encuentra la población. Por su parte, se dispone de datos del Censo hasta nivel de hogar.</w:t>
      </w:r>
    </w:p>
    <w:p w14:paraId="0757C594" w14:textId="2AEA3F4C" w:rsidR="0060608D" w:rsidRPr="00C8295E" w:rsidRDefault="00000000" w:rsidP="00F37A0A">
      <w:pPr>
        <w:pStyle w:val="Textoindependiente"/>
        <w:jc w:val="both"/>
        <w:rPr>
          <w:rFonts w:ascii="Arial" w:hAnsi="Arial" w:cs="Arial"/>
        </w:rPr>
      </w:pPr>
      <w:r w:rsidRPr="00C8295E">
        <w:rPr>
          <w:rFonts w:ascii="Arial" w:hAnsi="Arial" w:cs="Arial"/>
        </w:rPr>
        <w:t xml:space="preserve">Para actualizar el conjunto de datos de hogares con la información proveniente de la ENIGH 2024, fue necesario realizar ligeros ajustes al código </w:t>
      </w:r>
      <w:r w:rsidR="00D022D0">
        <w:rPr>
          <w:rFonts w:ascii="Arial" w:hAnsi="Arial" w:cs="Arial"/>
        </w:rPr>
        <w:t xml:space="preserve">provisto en el software </w:t>
      </w:r>
      <w:r w:rsidR="00D022D0">
        <w:rPr>
          <w:rFonts w:ascii="Arial" w:hAnsi="Arial" w:cs="Arial"/>
        </w:rPr>
        <w:lastRenderedPageBreak/>
        <w:t xml:space="preserve">estadístico </w:t>
      </w:r>
      <w:r w:rsidRPr="00C8295E">
        <w:rPr>
          <w:rFonts w:ascii="Arial" w:hAnsi="Arial" w:cs="Arial"/>
        </w:rPr>
        <w:t>Stata</w:t>
      </w:r>
      <w:r w:rsidR="00D022D0">
        <w:rPr>
          <w:rFonts w:ascii="Arial" w:hAnsi="Arial" w:cs="Arial"/>
        </w:rPr>
        <w:t xml:space="preserve"> (</w:t>
      </w:r>
      <w:ins w:id="140" w:author="Beatriz Juárez Piña" w:date="2026-02-03T22:20:00Z" w16du:dateUtc="2026-02-04T04:20:00Z">
        <w:r w:rsidR="00F23387">
          <w:rPr>
            <w:rFonts w:ascii="Arial" w:hAnsi="Arial" w:cs="Arial"/>
          </w:rPr>
          <w:fldChar w:fldCharType="begin"/>
        </w:r>
        <w:r w:rsidR="00F23387">
          <w:rPr>
            <w:rFonts w:ascii="Arial" w:hAnsi="Arial" w:cs="Arial"/>
          </w:rPr>
          <w:instrText>HYPERLINK "</w:instrText>
        </w:r>
      </w:ins>
      <w:r w:rsidR="00F23387" w:rsidRPr="00D022D0">
        <w:rPr>
          <w:rFonts w:ascii="Arial" w:hAnsi="Arial" w:cs="Arial"/>
        </w:rPr>
        <w:instrText>https://www.stata.com</w:instrText>
      </w:r>
      <w:ins w:id="141" w:author="Beatriz Juárez Piña" w:date="2026-02-03T22:20:00Z" w16du:dateUtc="2026-02-04T04:20:00Z">
        <w:r w:rsidR="00F23387">
          <w:rPr>
            <w:rFonts w:ascii="Arial" w:hAnsi="Arial" w:cs="Arial"/>
          </w:rPr>
          <w:instrText>"</w:instrText>
        </w:r>
        <w:r w:rsidR="00F23387">
          <w:rPr>
            <w:rFonts w:ascii="Arial" w:hAnsi="Arial" w:cs="Arial"/>
          </w:rPr>
          <w:fldChar w:fldCharType="separate"/>
        </w:r>
      </w:ins>
      <w:r w:rsidR="00F23387" w:rsidRPr="00DB2F46">
        <w:rPr>
          <w:rStyle w:val="Hipervnculo"/>
          <w:rFonts w:ascii="Arial" w:hAnsi="Arial" w:cs="Arial"/>
        </w:rPr>
        <w:t>https://www.stata.com</w:t>
      </w:r>
      <w:ins w:id="142" w:author="Beatriz Juárez Piña" w:date="2026-02-03T22:20:00Z" w16du:dateUtc="2026-02-04T04:20:00Z">
        <w:r w:rsidR="00F23387">
          <w:rPr>
            <w:rFonts w:ascii="Arial" w:hAnsi="Arial" w:cs="Arial"/>
          </w:rPr>
          <w:fldChar w:fldCharType="end"/>
        </w:r>
      </w:ins>
      <w:r w:rsidR="00D022D0">
        <w:rPr>
          <w:rFonts w:ascii="Arial" w:hAnsi="Arial" w:cs="Arial"/>
        </w:rPr>
        <w:t>)</w:t>
      </w:r>
      <w:r w:rsidRPr="00C8295E">
        <w:rPr>
          <w:rFonts w:ascii="Arial" w:hAnsi="Arial" w:cs="Arial"/>
        </w:rPr>
        <w:t xml:space="preserve"> que genera las tablas para realizar la MMP municipal de la pobreza</w:t>
      </w:r>
      <w:commentRangeStart w:id="143"/>
      <w:r w:rsidRPr="00C8295E">
        <w:rPr>
          <w:rStyle w:val="Refdenotaalpie"/>
          <w:rFonts w:ascii="Arial" w:hAnsi="Arial" w:cs="Arial"/>
        </w:rPr>
        <w:footnoteReference w:id="10"/>
      </w:r>
      <w:r w:rsidRPr="00C8295E">
        <w:rPr>
          <w:rStyle w:val="Refdenotaalpie"/>
          <w:rFonts w:ascii="Arial" w:hAnsi="Arial" w:cs="Arial"/>
        </w:rPr>
        <w:footnoteReference w:id="11"/>
      </w:r>
      <w:r w:rsidRPr="00C8295E">
        <w:rPr>
          <w:rStyle w:val="Refdenotaalpie"/>
          <w:rFonts w:ascii="Arial" w:hAnsi="Arial" w:cs="Arial"/>
        </w:rPr>
        <w:footnoteReference w:id="12"/>
      </w:r>
      <w:commentRangeEnd w:id="143"/>
      <w:r w:rsidR="00D022D0">
        <w:rPr>
          <w:rStyle w:val="Refdecomentario"/>
        </w:rPr>
        <w:commentReference w:id="143"/>
      </w:r>
      <w:r w:rsidRPr="00C8295E">
        <w:rPr>
          <w:rFonts w:ascii="Arial" w:hAnsi="Arial" w:cs="Arial"/>
        </w:rPr>
        <w:t xml:space="preserve">. De este modo, el conjunto de datos conformado por la variable objetivo e información de covariables auxiliares (conteos, indicadores, categorías) fue generado </w:t>
      </w:r>
      <w:proofErr w:type="gramStart"/>
      <w:r w:rsidRPr="00C8295E">
        <w:rPr>
          <w:rFonts w:ascii="Arial" w:hAnsi="Arial" w:cs="Arial"/>
        </w:rPr>
        <w:t>de acuerdo a</w:t>
      </w:r>
      <w:proofErr w:type="gramEnd"/>
      <w:r w:rsidRPr="00C8295E">
        <w:rPr>
          <w:rFonts w:ascii="Arial" w:hAnsi="Arial" w:cs="Arial"/>
        </w:rPr>
        <w:t xml:space="preserve"> los mismos criterios que el </w:t>
      </w:r>
      <w:r w:rsidR="00096016" w:rsidRPr="00C8295E">
        <w:rPr>
          <w:rFonts w:ascii="Arial" w:hAnsi="Arial" w:cs="Arial"/>
        </w:rPr>
        <w:t>CONEVAL</w:t>
      </w:r>
      <w:r w:rsidRPr="00C8295E">
        <w:rPr>
          <w:rFonts w:ascii="Arial" w:hAnsi="Arial" w:cs="Arial"/>
        </w:rPr>
        <w:t xml:space="preserve"> usó en el año 2020 para la medición municipal de la pobreza.</w:t>
      </w:r>
    </w:p>
    <w:p w14:paraId="4D437C22" w14:textId="1840BEF4" w:rsidR="0060608D" w:rsidRPr="00C8295E" w:rsidRDefault="00000000" w:rsidP="00F37A0A">
      <w:pPr>
        <w:pStyle w:val="Textoindependiente"/>
        <w:jc w:val="both"/>
        <w:rPr>
          <w:rFonts w:ascii="Arial" w:hAnsi="Arial" w:cs="Arial"/>
        </w:rPr>
      </w:pPr>
      <w:r w:rsidRPr="00C8295E">
        <w:rPr>
          <w:rFonts w:ascii="Arial" w:hAnsi="Arial" w:cs="Arial"/>
        </w:rPr>
        <w:t xml:space="preserve">Tras integrar las fuentes de información, el conjunto de datos de la Ciudad de México se compone de 79,881 observaciones a nivel hogar, de las cuáles únicamente se tiene registro del ICTPC en 2,329 hogares adicionales. La base de datos está compuesta de 52 covariables continuas (conteos, porcentajes, categorías ordenadas), 81 covariables binarias (indicadores de carencias) y 7 covariables categóricas (más de dos niveles no ordenados). Un análisis de componentes principales sobre las 52 covariables continuas -no reportado aquí- señala que es posible reducir la dimensión a 26 componentes recuperando hasta el 95.27% de la estructura de covarianzas, por tal motivo, se empleó esta técnica. En el </w:t>
      </w:r>
      <w:commentRangeStart w:id="144"/>
      <w:r w:rsidRPr="00C8295E">
        <w:rPr>
          <w:rFonts w:ascii="Arial" w:hAnsi="Arial" w:cs="Arial"/>
        </w:rPr>
        <w:t xml:space="preserve">Cuadro </w:t>
      </w:r>
      <w:hyperlink w:anchor="tab:covariables-beta">
        <w:r w:rsidR="0060608D" w:rsidRPr="00C8295E">
          <w:rPr>
            <w:rStyle w:val="Hipervnculo"/>
            <w:rFonts w:ascii="Arial" w:hAnsi="Arial" w:cs="Arial"/>
          </w:rPr>
          <w:t>8</w:t>
        </w:r>
      </w:hyperlink>
      <w:r w:rsidRPr="00C8295E">
        <w:rPr>
          <w:rFonts w:ascii="Arial" w:hAnsi="Arial" w:cs="Arial"/>
        </w:rPr>
        <w:t xml:space="preserve"> </w:t>
      </w:r>
      <w:commentRangeEnd w:id="144"/>
      <w:r w:rsidR="00D022D0">
        <w:rPr>
          <w:rStyle w:val="Refdecomentario"/>
        </w:rPr>
        <w:commentReference w:id="144"/>
      </w:r>
      <w:r w:rsidR="00D022D0">
        <w:rPr>
          <w:rFonts w:ascii="Arial" w:hAnsi="Arial" w:cs="Arial"/>
        </w:rPr>
        <w:t xml:space="preserve"> en los anexos </w:t>
      </w:r>
      <w:r w:rsidRPr="00C8295E">
        <w:rPr>
          <w:rFonts w:ascii="Arial" w:hAnsi="Arial" w:cs="Arial"/>
        </w:rPr>
        <w:t>se listan las covariables incluidas. De igual modo, se omitió el uso de las siete covariables categóricas por simplicidad en el análisis.</w:t>
      </w:r>
    </w:p>
    <w:p w14:paraId="30FDF520" w14:textId="09AA9344" w:rsidR="0060608D" w:rsidRPr="00C8295E" w:rsidRDefault="00000000" w:rsidP="00F37A0A">
      <w:pPr>
        <w:pStyle w:val="Textoindependiente"/>
        <w:jc w:val="both"/>
        <w:rPr>
          <w:rFonts w:ascii="Arial" w:hAnsi="Arial" w:cs="Arial"/>
        </w:rPr>
      </w:pPr>
      <w:r w:rsidRPr="00C8295E">
        <w:rPr>
          <w:rFonts w:ascii="Arial" w:hAnsi="Arial" w:cs="Arial"/>
        </w:rPr>
        <w:t xml:space="preserve">El ICTPC se obtiene a partir de la MMP 2024 elaborada por el INEGI, para su construcción, se considera el cociente entre ingreso corriente total (ICT) del hogar y el tamaño del hogar ajustado. El ingreso corriente se compone del ingreso monetario: salarios, transferencias, rentas, entre otros; y el ingreso no monetario: pagos y regalos en especie. La ENIGH levanta registro de los ingresos percibidos por los individuos encuestados hasta seis meses previos a la entrevista. El ICT se obtiene sumando los ingresos monetarios y no monetarios promedio percibidos durante este periodo de tiempo por cada integrante del hogar, analizados a precios constantes del 2018. Luego, para obtener el ICTPC, se reescala el ICT </w:t>
      </w:r>
      <w:proofErr w:type="gramStart"/>
      <w:r w:rsidRPr="00C8295E">
        <w:rPr>
          <w:rFonts w:ascii="Arial" w:hAnsi="Arial" w:cs="Arial"/>
        </w:rPr>
        <w:t>de acuerdo al</w:t>
      </w:r>
      <w:proofErr w:type="gramEnd"/>
      <w:r w:rsidRPr="00C8295E">
        <w:rPr>
          <w:rFonts w:ascii="Arial" w:hAnsi="Arial" w:cs="Arial"/>
        </w:rPr>
        <w:t xml:space="preserve"> tamaño del hogar ajustado, esto es, a cada integrante del hogar se le asigna un peso entre (0, 1) </w:t>
      </w:r>
      <w:proofErr w:type="gramStart"/>
      <w:r w:rsidRPr="00C8295E">
        <w:rPr>
          <w:rFonts w:ascii="Arial" w:hAnsi="Arial" w:cs="Arial"/>
        </w:rPr>
        <w:t>de acuerdo al</w:t>
      </w:r>
      <w:proofErr w:type="gramEnd"/>
      <w:r w:rsidRPr="00C8295E">
        <w:rPr>
          <w:rFonts w:ascii="Arial" w:hAnsi="Arial" w:cs="Arial"/>
        </w:rPr>
        <w:t xml:space="preserve"> grupo etario al que pertenece, estos pesos están distribuidos como se indica en el Cuadro </w:t>
      </w:r>
      <w:hyperlink w:anchor="tab:tamaño_ajustado">
        <w:r w:rsidR="0060608D" w:rsidRPr="00C8295E">
          <w:rPr>
            <w:rStyle w:val="Hipervnculo"/>
            <w:rFonts w:ascii="Arial" w:hAnsi="Arial" w:cs="Arial"/>
          </w:rPr>
          <w:t>1</w:t>
        </w:r>
      </w:hyperlink>
      <w:ins w:id="145" w:author="Paulino Perez Rodríguez" w:date="2026-01-30T16:11:00Z" w16du:dateUtc="2026-01-30T22:11:00Z">
        <w:r w:rsidR="00D022D0">
          <w:t>.</w:t>
        </w:r>
      </w:ins>
    </w:p>
    <w:p w14:paraId="19B19F20" w14:textId="244EE137" w:rsidR="0060608D" w:rsidRPr="00C8295E" w:rsidRDefault="00C6637E" w:rsidP="00F37A0A">
      <w:pPr>
        <w:pStyle w:val="TableCaption"/>
        <w:jc w:val="both"/>
        <w:rPr>
          <w:rFonts w:ascii="Arial" w:hAnsi="Arial" w:cs="Arial"/>
        </w:rPr>
      </w:pPr>
      <w:bookmarkStart w:id="146" w:name="tab:tamaño_ajustado"/>
      <w:commentRangeStart w:id="147"/>
      <w:r>
        <w:rPr>
          <w:rFonts w:ascii="Arial" w:hAnsi="Arial" w:cs="Arial"/>
        </w:rPr>
        <w:t xml:space="preserve">Cuadro 1. </w:t>
      </w:r>
      <w:r w:rsidRPr="00C8295E">
        <w:rPr>
          <w:rFonts w:ascii="Arial" w:hAnsi="Arial" w:cs="Arial"/>
        </w:rPr>
        <w:t xml:space="preserve">Fuente: elaboración propia con información del programa de cómputo de la </w:t>
      </w:r>
      <w:commentRangeEnd w:id="147"/>
      <w:r w:rsidR="00234907">
        <w:rPr>
          <w:rStyle w:val="Refdecomentario"/>
          <w:i w:val="0"/>
        </w:rPr>
        <w:commentReference w:id="147"/>
      </w:r>
      <w:r w:rsidRPr="00C8295E">
        <w:rPr>
          <w:rFonts w:ascii="Arial" w:hAnsi="Arial" w:cs="Arial"/>
        </w:rPr>
        <w:t>MMP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1"/>
        <w:gridCol w:w="5473"/>
      </w:tblGrid>
      <w:tr w:rsidR="0060608D" w:rsidRPr="00C8295E" w14:paraId="2590C00E" w14:textId="77777777" w:rsidTr="007A396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E324193" w14:textId="77777777" w:rsidR="0060608D" w:rsidRPr="00C8295E" w:rsidRDefault="00000000" w:rsidP="00F37A0A">
            <w:pPr>
              <w:pStyle w:val="Compact"/>
              <w:jc w:val="both"/>
              <w:rPr>
                <w:rFonts w:ascii="Arial" w:hAnsi="Arial" w:cs="Arial"/>
              </w:rPr>
            </w:pPr>
            <w:r w:rsidRPr="00C8295E">
              <w:rPr>
                <w:rFonts w:ascii="Arial" w:hAnsi="Arial" w:cs="Arial"/>
              </w:rPr>
              <w:t>Tamaño ajustado</w:t>
            </w:r>
          </w:p>
        </w:tc>
        <w:tc>
          <w:tcPr>
            <w:tcW w:w="0" w:type="auto"/>
            <w:tcBorders>
              <w:bottom w:val="none" w:sz="0" w:space="0" w:color="auto"/>
            </w:tcBorders>
          </w:tcPr>
          <w:p w14:paraId="790A9205" w14:textId="77777777" w:rsidR="0060608D" w:rsidRPr="00C8295E" w:rsidRDefault="00000000" w:rsidP="00F37A0A">
            <w:pPr>
              <w:pStyle w:val="Compact"/>
              <w:jc w:val="both"/>
              <w:rPr>
                <w:rFonts w:ascii="Arial" w:hAnsi="Arial" w:cs="Arial"/>
              </w:rPr>
            </w:pPr>
            <w:r w:rsidRPr="00C8295E">
              <w:rPr>
                <w:rFonts w:ascii="Arial" w:hAnsi="Arial" w:cs="Arial"/>
              </w:rPr>
              <w:t>Condición</w:t>
            </w:r>
          </w:p>
        </w:tc>
      </w:tr>
      <w:tr w:rsidR="0060608D" w:rsidRPr="00C8295E" w14:paraId="13DB3E84" w14:textId="77777777" w:rsidTr="007A396C">
        <w:trPr>
          <w:jc w:val="center"/>
        </w:trPr>
        <w:tc>
          <w:tcPr>
            <w:tcW w:w="0" w:type="auto"/>
          </w:tcPr>
          <w:p w14:paraId="3D24A4D7" w14:textId="77777777" w:rsidR="0060608D" w:rsidRPr="00C8295E" w:rsidRDefault="00000000" w:rsidP="00F37A0A">
            <w:pPr>
              <w:pStyle w:val="Compact"/>
              <w:jc w:val="both"/>
              <w:rPr>
                <w:rFonts w:ascii="Arial" w:hAnsi="Arial" w:cs="Arial"/>
              </w:rPr>
            </w:pPr>
            <w:r w:rsidRPr="00C8295E">
              <w:rPr>
                <w:rFonts w:ascii="Arial" w:hAnsi="Arial" w:cs="Arial"/>
              </w:rPr>
              <w:t>0.7031</w:t>
            </w:r>
          </w:p>
        </w:tc>
        <w:tc>
          <w:tcPr>
            <w:tcW w:w="0" w:type="auto"/>
          </w:tcPr>
          <w:p w14:paraId="41D49815" w14:textId="77777777" w:rsidR="0060608D" w:rsidRPr="00C8295E" w:rsidRDefault="00000000" w:rsidP="00F37A0A">
            <w:pPr>
              <w:pStyle w:val="Compact"/>
              <w:jc w:val="both"/>
              <w:rPr>
                <w:rFonts w:ascii="Arial" w:hAnsi="Arial" w:cs="Arial"/>
              </w:rPr>
            </w:pPr>
            <w:r w:rsidRPr="00C8295E">
              <w:rPr>
                <w:rFonts w:ascii="Arial" w:hAnsi="Arial" w:cs="Arial"/>
              </w:rPr>
              <w:t>Menor de seis años</w:t>
            </w:r>
          </w:p>
        </w:tc>
      </w:tr>
      <w:tr w:rsidR="0060608D" w:rsidRPr="00C8295E" w14:paraId="0AB88402" w14:textId="77777777" w:rsidTr="007A396C">
        <w:trPr>
          <w:jc w:val="center"/>
        </w:trPr>
        <w:tc>
          <w:tcPr>
            <w:tcW w:w="0" w:type="auto"/>
          </w:tcPr>
          <w:p w14:paraId="5CF9FC1C" w14:textId="77777777" w:rsidR="0060608D" w:rsidRPr="00C8295E" w:rsidRDefault="00000000" w:rsidP="00F37A0A">
            <w:pPr>
              <w:pStyle w:val="Compact"/>
              <w:jc w:val="both"/>
              <w:rPr>
                <w:rFonts w:ascii="Arial" w:hAnsi="Arial" w:cs="Arial"/>
              </w:rPr>
            </w:pPr>
            <w:r w:rsidRPr="00C8295E">
              <w:rPr>
                <w:rFonts w:ascii="Arial" w:hAnsi="Arial" w:cs="Arial"/>
              </w:rPr>
              <w:t>0.7382</w:t>
            </w:r>
          </w:p>
        </w:tc>
        <w:tc>
          <w:tcPr>
            <w:tcW w:w="0" w:type="auto"/>
          </w:tcPr>
          <w:p w14:paraId="7D4993D0" w14:textId="77777777" w:rsidR="0060608D" w:rsidRPr="00C8295E" w:rsidRDefault="00000000" w:rsidP="00F37A0A">
            <w:pPr>
              <w:pStyle w:val="Compact"/>
              <w:jc w:val="both"/>
              <w:rPr>
                <w:rFonts w:ascii="Arial" w:hAnsi="Arial" w:cs="Arial"/>
              </w:rPr>
            </w:pPr>
            <w:r w:rsidRPr="00C8295E">
              <w:rPr>
                <w:rFonts w:ascii="Arial" w:hAnsi="Arial" w:cs="Arial"/>
              </w:rPr>
              <w:t>Mayor de seis y menor de trece años</w:t>
            </w:r>
          </w:p>
        </w:tc>
      </w:tr>
      <w:tr w:rsidR="0060608D" w:rsidRPr="00C8295E" w14:paraId="38D05544" w14:textId="77777777" w:rsidTr="007A396C">
        <w:trPr>
          <w:jc w:val="center"/>
        </w:trPr>
        <w:tc>
          <w:tcPr>
            <w:tcW w:w="0" w:type="auto"/>
          </w:tcPr>
          <w:p w14:paraId="63ACF480" w14:textId="77777777" w:rsidR="0060608D" w:rsidRPr="00C8295E" w:rsidRDefault="00000000" w:rsidP="00F37A0A">
            <w:pPr>
              <w:pStyle w:val="Compact"/>
              <w:jc w:val="both"/>
              <w:rPr>
                <w:rFonts w:ascii="Arial" w:hAnsi="Arial" w:cs="Arial"/>
              </w:rPr>
            </w:pPr>
            <w:r w:rsidRPr="00C8295E">
              <w:rPr>
                <w:rFonts w:ascii="Arial" w:hAnsi="Arial" w:cs="Arial"/>
              </w:rPr>
              <w:t>0.7057</w:t>
            </w:r>
          </w:p>
        </w:tc>
        <w:tc>
          <w:tcPr>
            <w:tcW w:w="0" w:type="auto"/>
          </w:tcPr>
          <w:p w14:paraId="7D2CC00B" w14:textId="77777777" w:rsidR="0060608D" w:rsidRPr="00C8295E" w:rsidRDefault="00000000" w:rsidP="00F37A0A">
            <w:pPr>
              <w:pStyle w:val="Compact"/>
              <w:jc w:val="both"/>
              <w:rPr>
                <w:rFonts w:ascii="Arial" w:hAnsi="Arial" w:cs="Arial"/>
              </w:rPr>
            </w:pPr>
            <w:r w:rsidRPr="00C8295E">
              <w:rPr>
                <w:rFonts w:ascii="Arial" w:hAnsi="Arial" w:cs="Arial"/>
              </w:rPr>
              <w:t>Mayor de trece años y menor de diecinueve años</w:t>
            </w:r>
          </w:p>
        </w:tc>
      </w:tr>
      <w:tr w:rsidR="0060608D" w:rsidRPr="00C8295E" w14:paraId="6707AEA9" w14:textId="77777777" w:rsidTr="007A396C">
        <w:trPr>
          <w:jc w:val="center"/>
        </w:trPr>
        <w:tc>
          <w:tcPr>
            <w:tcW w:w="0" w:type="auto"/>
          </w:tcPr>
          <w:p w14:paraId="2B63E181" w14:textId="77777777" w:rsidR="0060608D" w:rsidRPr="00C8295E" w:rsidRDefault="00000000" w:rsidP="00F37A0A">
            <w:pPr>
              <w:pStyle w:val="Compact"/>
              <w:jc w:val="both"/>
              <w:rPr>
                <w:rFonts w:ascii="Arial" w:hAnsi="Arial" w:cs="Arial"/>
              </w:rPr>
            </w:pPr>
            <w:r w:rsidRPr="00C8295E">
              <w:rPr>
                <w:rFonts w:ascii="Arial" w:hAnsi="Arial" w:cs="Arial"/>
              </w:rPr>
              <w:t>0.9945</w:t>
            </w:r>
          </w:p>
        </w:tc>
        <w:tc>
          <w:tcPr>
            <w:tcW w:w="0" w:type="auto"/>
          </w:tcPr>
          <w:p w14:paraId="31CED680" w14:textId="77777777" w:rsidR="0060608D" w:rsidRPr="00C8295E" w:rsidRDefault="00000000" w:rsidP="00F37A0A">
            <w:pPr>
              <w:pStyle w:val="Compact"/>
              <w:jc w:val="both"/>
              <w:rPr>
                <w:rFonts w:ascii="Arial" w:hAnsi="Arial" w:cs="Arial"/>
              </w:rPr>
            </w:pPr>
            <w:r w:rsidRPr="00C8295E">
              <w:rPr>
                <w:rFonts w:ascii="Arial" w:hAnsi="Arial" w:cs="Arial"/>
              </w:rPr>
              <w:t>Mayor de veinte años y datos perdidos</w:t>
            </w:r>
          </w:p>
        </w:tc>
      </w:tr>
      <w:tr w:rsidR="0060608D" w:rsidRPr="00C8295E" w14:paraId="67CA1339" w14:textId="77777777" w:rsidTr="007A396C">
        <w:trPr>
          <w:jc w:val="center"/>
        </w:trPr>
        <w:tc>
          <w:tcPr>
            <w:tcW w:w="0" w:type="auto"/>
          </w:tcPr>
          <w:p w14:paraId="2CC47225" w14:textId="77777777" w:rsidR="0060608D" w:rsidRPr="00C8295E" w:rsidRDefault="00000000" w:rsidP="00F37A0A">
            <w:pPr>
              <w:pStyle w:val="Compact"/>
              <w:jc w:val="both"/>
              <w:rPr>
                <w:rFonts w:ascii="Arial" w:hAnsi="Arial" w:cs="Arial"/>
              </w:rPr>
            </w:pPr>
            <w:r w:rsidRPr="00C8295E">
              <w:rPr>
                <w:rFonts w:ascii="Arial" w:hAnsi="Arial" w:cs="Arial"/>
              </w:rPr>
              <w:t>1.000</w:t>
            </w:r>
          </w:p>
        </w:tc>
        <w:tc>
          <w:tcPr>
            <w:tcW w:w="0" w:type="auto"/>
          </w:tcPr>
          <w:p w14:paraId="075BCCBD" w14:textId="77777777" w:rsidR="0060608D" w:rsidRPr="00C8295E" w:rsidRDefault="00000000" w:rsidP="00F37A0A">
            <w:pPr>
              <w:pStyle w:val="Compact"/>
              <w:jc w:val="both"/>
              <w:rPr>
                <w:rFonts w:ascii="Arial" w:hAnsi="Arial" w:cs="Arial"/>
              </w:rPr>
            </w:pPr>
            <w:r w:rsidRPr="00C8295E">
              <w:rPr>
                <w:rFonts w:ascii="Arial" w:hAnsi="Arial" w:cs="Arial"/>
              </w:rPr>
              <w:t>Único integrante del hogar</w:t>
            </w:r>
          </w:p>
        </w:tc>
      </w:tr>
    </w:tbl>
    <w:p w14:paraId="6138114A" w14:textId="77777777" w:rsidR="00562D4A" w:rsidRPr="00562D4A" w:rsidRDefault="00562D4A">
      <w:pPr>
        <w:pStyle w:val="Textoindependiente"/>
        <w:rPr>
          <w:ins w:id="148" w:author="Paulino Perez Rodríguez" w:date="2026-01-30T16:12:00Z" w16du:dateUtc="2026-01-30T22:12:00Z"/>
          <w:rPrChange w:id="149" w:author="Paulino Perez Rodríguez" w:date="2026-01-30T16:12:00Z" w16du:dateUtc="2026-01-30T22:12:00Z">
            <w:rPr>
              <w:ins w:id="150" w:author="Paulino Perez Rodríguez" w:date="2026-01-30T16:12:00Z" w16du:dateUtc="2026-01-30T22:12:00Z"/>
              <w:rFonts w:ascii="Arial" w:hAnsi="Arial" w:cs="Arial"/>
              <w:sz w:val="24"/>
              <w:szCs w:val="24"/>
            </w:rPr>
          </w:rPrChange>
        </w:rPr>
        <w:pPrChange w:id="151" w:author="Paulino Perez Rodríguez" w:date="2026-01-30T16:12:00Z" w16du:dateUtc="2026-01-30T22:12:00Z">
          <w:pPr>
            <w:pStyle w:val="Ttulo2"/>
            <w:jc w:val="both"/>
          </w:pPr>
        </w:pPrChange>
      </w:pPr>
      <w:bookmarkStart w:id="152" w:name="ruta-de-trabajo"/>
      <w:bookmarkEnd w:id="139"/>
      <w:bookmarkEnd w:id="146"/>
    </w:p>
    <w:p w14:paraId="4E50641F" w14:textId="445A2260" w:rsidR="0060608D" w:rsidRPr="00C8295E" w:rsidRDefault="00000000" w:rsidP="00F37A0A">
      <w:pPr>
        <w:pStyle w:val="Ttulo2"/>
        <w:jc w:val="both"/>
        <w:rPr>
          <w:rFonts w:ascii="Arial" w:hAnsi="Arial" w:cs="Arial"/>
          <w:sz w:val="24"/>
          <w:szCs w:val="24"/>
        </w:rPr>
      </w:pPr>
      <w:r w:rsidRPr="00C8295E">
        <w:rPr>
          <w:rFonts w:ascii="Arial" w:hAnsi="Arial" w:cs="Arial"/>
          <w:sz w:val="24"/>
          <w:szCs w:val="24"/>
        </w:rPr>
        <w:t>Ruta de trabajo</w:t>
      </w:r>
    </w:p>
    <w:p w14:paraId="7D1DE11C" w14:textId="77777777" w:rsidR="0060608D" w:rsidRPr="00C8295E" w:rsidRDefault="00000000" w:rsidP="00F37A0A">
      <w:pPr>
        <w:pStyle w:val="FirstParagraph"/>
        <w:jc w:val="both"/>
        <w:rPr>
          <w:rFonts w:ascii="Arial" w:hAnsi="Arial" w:cs="Arial"/>
        </w:rPr>
      </w:pPr>
      <w:r w:rsidRPr="00C8295E">
        <w:rPr>
          <w:rFonts w:ascii="Arial" w:hAnsi="Arial" w:cs="Arial"/>
        </w:rPr>
        <w:t xml:space="preserve">Como se mencionó previamente, el objetivo de los modelos en áreas pequeñas es producir estimaciones para aquellas regiones con tamaños de muestra insuficientes para realizar estimación directa, e incluso donde no se dispone de observaciones sobre la variable objetivo. No obstante, en este caso se tienen observaciones para todos los </w:t>
      </w:r>
      <m:oMath>
        <m:r>
          <w:rPr>
            <w:rFonts w:ascii="Cambria Math" w:hAnsi="Cambria Math" w:cs="Arial"/>
          </w:rPr>
          <m:t>M</m:t>
        </m:r>
        <m:r>
          <m:rPr>
            <m:sty m:val="p"/>
          </m:rPr>
          <w:rPr>
            <w:rFonts w:ascii="Cambria Math" w:hAnsi="Cambria Math" w:cs="Arial"/>
          </w:rPr>
          <m:t>=</m:t>
        </m:r>
        <m:r>
          <w:rPr>
            <w:rFonts w:ascii="Cambria Math" w:hAnsi="Cambria Math" w:cs="Arial"/>
          </w:rPr>
          <m:t>16</m:t>
        </m:r>
      </m:oMath>
      <w:r w:rsidRPr="00C8295E">
        <w:rPr>
          <w:rFonts w:ascii="Arial" w:hAnsi="Arial" w:cs="Arial"/>
        </w:rPr>
        <w:t xml:space="preserve"> dominios. Por tanto, en este escenario se propuso la siguiente ruta de trabajo:</w:t>
      </w:r>
    </w:p>
    <w:p w14:paraId="7E51E5EE" w14:textId="0633DBF6" w:rsidR="0060608D" w:rsidRPr="00C8295E" w:rsidRDefault="00A8222F" w:rsidP="00F37A0A">
      <w:pPr>
        <w:numPr>
          <w:ilvl w:val="0"/>
          <w:numId w:val="6"/>
        </w:numPr>
        <w:jc w:val="both"/>
        <w:rPr>
          <w:rFonts w:ascii="Arial" w:hAnsi="Arial" w:cs="Arial"/>
        </w:rPr>
      </w:pPr>
      <w:r>
        <w:rPr>
          <w:rFonts w:ascii="Arial" w:hAnsi="Arial" w:cs="Arial"/>
        </w:rPr>
        <w:t>Ajustar el</w:t>
      </w:r>
      <w:r w:rsidRPr="00C8295E">
        <w:rPr>
          <w:rFonts w:ascii="Arial" w:hAnsi="Arial" w:cs="Arial"/>
        </w:rPr>
        <w:t xml:space="preserve"> modelo con información de catorce regiones y predecir las dos restantes. De forma concreta, se propone predecir el log-ICTPC para Miguel Hidalgo y Milpa Alta. De acuerdo con el Cuadro </w:t>
      </w:r>
      <w:hyperlink w:anchor="tab:descripcion_alcaldia">
        <w:r w:rsidR="0060608D" w:rsidRPr="00C8295E">
          <w:rPr>
            <w:rStyle w:val="Hipervnculo"/>
            <w:rFonts w:ascii="Arial" w:hAnsi="Arial" w:cs="Arial"/>
          </w:rPr>
          <w:t>2</w:t>
        </w:r>
      </w:hyperlink>
      <w:r w:rsidRPr="00C8295E">
        <w:rPr>
          <w:rFonts w:ascii="Arial" w:hAnsi="Arial" w:cs="Arial"/>
        </w:rPr>
        <w:t xml:space="preserve">, en estas dos demarcaciones se registra los ICTPC promedio </w:t>
      </w:r>
      <w:proofErr w:type="gramStart"/>
      <w:r w:rsidRPr="00C8295E">
        <w:rPr>
          <w:rFonts w:ascii="Arial" w:hAnsi="Arial" w:cs="Arial"/>
        </w:rPr>
        <w:t xml:space="preserve">más grande y </w:t>
      </w:r>
      <w:ins w:id="153" w:author="Paulino Perez Rodríguez" w:date="2026-01-30T16:14:00Z" w16du:dateUtc="2026-01-30T22:14:00Z">
        <w:r>
          <w:rPr>
            <w:rFonts w:ascii="Arial" w:hAnsi="Arial" w:cs="Arial"/>
          </w:rPr>
          <w:t xml:space="preserve">más </w:t>
        </w:r>
      </w:ins>
      <w:r w:rsidRPr="00C8295E">
        <w:rPr>
          <w:rFonts w:ascii="Arial" w:hAnsi="Arial" w:cs="Arial"/>
        </w:rPr>
        <w:t>pequeño</w:t>
      </w:r>
      <w:proofErr w:type="gramEnd"/>
      <w:r w:rsidRPr="00C8295E">
        <w:rPr>
          <w:rFonts w:ascii="Arial" w:hAnsi="Arial" w:cs="Arial"/>
        </w:rPr>
        <w:t>.</w:t>
      </w:r>
    </w:p>
    <w:p w14:paraId="26EED7EB" w14:textId="16748FD4" w:rsidR="0060608D" w:rsidRPr="00C8295E" w:rsidRDefault="00000000" w:rsidP="00F37A0A">
      <w:pPr>
        <w:numPr>
          <w:ilvl w:val="0"/>
          <w:numId w:val="6"/>
        </w:numPr>
        <w:jc w:val="both"/>
        <w:rPr>
          <w:rFonts w:ascii="Arial" w:hAnsi="Arial" w:cs="Arial"/>
        </w:rPr>
      </w:pPr>
      <w:r w:rsidRPr="00C8295E">
        <w:rPr>
          <w:rFonts w:ascii="Arial" w:hAnsi="Arial" w:cs="Arial"/>
        </w:rPr>
        <w:t>Repetir el paso anterior con el método Hamiltoniano Monte Carlo (HMC</w:t>
      </w:r>
      <w:r w:rsidR="00234907">
        <w:rPr>
          <w:rFonts w:ascii="Arial" w:hAnsi="Arial" w:cs="Arial"/>
        </w:rPr>
        <w:t xml:space="preserve"> </w:t>
      </w:r>
      <w:commentRangeStart w:id="154"/>
      <w:r w:rsidR="00234907">
        <w:rPr>
          <w:rFonts w:ascii="Arial" w:hAnsi="Arial" w:cs="Arial"/>
        </w:rPr>
        <w:t>por sus siglas en inglés</w:t>
      </w:r>
      <w:commentRangeEnd w:id="154"/>
      <w:r w:rsidR="00234907">
        <w:rPr>
          <w:rStyle w:val="Refdecomentario"/>
        </w:rPr>
        <w:commentReference w:id="154"/>
      </w:r>
      <w:r w:rsidRPr="00C8295E">
        <w:rPr>
          <w:rFonts w:ascii="Arial" w:hAnsi="Arial" w:cs="Arial"/>
        </w:rPr>
        <w:t>) a fin de comparar las métricas de ajuste y el tiempo de ejecución promedio</w:t>
      </w:r>
      <w:del w:id="155" w:author="Paulino Perez Rodríguez" w:date="2026-01-30T16:14:00Z" w16du:dateUtc="2026-01-30T22:14:00Z">
        <w:r w:rsidRPr="00C8295E" w:rsidDel="00A8222F">
          <w:rPr>
            <w:rFonts w:ascii="Arial" w:hAnsi="Arial" w:cs="Arial"/>
          </w:rPr>
          <w:delText>.</w:delText>
        </w:r>
      </w:del>
      <w:r w:rsidRPr="00C8295E">
        <w:rPr>
          <w:rStyle w:val="Refdenotaalpie"/>
          <w:rFonts w:ascii="Arial" w:hAnsi="Arial" w:cs="Arial"/>
        </w:rPr>
        <w:footnoteReference w:id="13"/>
      </w:r>
      <w:ins w:id="159" w:author="Paulino Perez Rodríguez" w:date="2026-01-30T16:14:00Z" w16du:dateUtc="2026-01-30T22:14:00Z">
        <w:r w:rsidR="00A8222F">
          <w:rPr>
            <w:rFonts w:ascii="Arial" w:hAnsi="Arial" w:cs="Arial"/>
          </w:rPr>
          <w:t>.</w:t>
        </w:r>
      </w:ins>
      <w:ins w:id="160" w:author="Beatriz Juárez Piña" w:date="2026-02-03T12:02:00Z" w16du:dateUtc="2026-02-03T18:02:00Z">
        <w:r w:rsidR="0093480A">
          <w:rPr>
            <w:rFonts w:ascii="Arial" w:hAnsi="Arial" w:cs="Arial"/>
          </w:rPr>
          <w:tab/>
        </w:r>
      </w:ins>
    </w:p>
    <w:p w14:paraId="33DE20F9" w14:textId="77777777" w:rsidR="0060608D" w:rsidRPr="00C8295E" w:rsidRDefault="00000000" w:rsidP="00F37A0A">
      <w:pPr>
        <w:numPr>
          <w:ilvl w:val="0"/>
          <w:numId w:val="6"/>
        </w:numPr>
        <w:jc w:val="both"/>
        <w:rPr>
          <w:rFonts w:ascii="Arial" w:hAnsi="Arial" w:cs="Arial"/>
        </w:rPr>
      </w:pPr>
      <w:r w:rsidRPr="00C8295E">
        <w:rPr>
          <w:rFonts w:ascii="Arial" w:hAnsi="Arial" w:cs="Arial"/>
        </w:rPr>
        <w:t xml:space="preserve">Ajustar el modelo con todas las observaciones disponibles a fin de calcular y reportar estimaciones </w:t>
      </w:r>
      <w:r w:rsidRPr="00C8295E">
        <w:rPr>
          <w:rFonts w:ascii="Arial" w:hAnsi="Arial" w:cs="Arial"/>
          <w:u w:val="single"/>
        </w:rPr>
        <w:t>a posteriori</w:t>
      </w:r>
      <w:r w:rsidRPr="00C8295E">
        <w:rPr>
          <w:rFonts w:ascii="Arial" w:hAnsi="Arial" w:cs="Arial"/>
        </w:rPr>
        <w:t>; además, con esta muestra aproximada es posible generar otros productos relevantes como medidas de desigualdad y estimación del porcentaje de la población con ICTPC por debajo de la línea de pobreza.</w:t>
      </w:r>
    </w:p>
    <w:p w14:paraId="6BA3B8B0" w14:textId="7C1A774A" w:rsidR="0060608D" w:rsidRPr="00C8295E" w:rsidRDefault="00000000" w:rsidP="00F37A0A">
      <w:pPr>
        <w:pStyle w:val="FirstParagraph"/>
        <w:jc w:val="both"/>
        <w:rPr>
          <w:rFonts w:ascii="Arial" w:hAnsi="Arial" w:cs="Arial"/>
        </w:rPr>
      </w:pPr>
      <w:r w:rsidRPr="00C8295E">
        <w:rPr>
          <w:rFonts w:ascii="Arial" w:hAnsi="Arial" w:cs="Arial"/>
        </w:rPr>
        <w:t xml:space="preserve">Cuando se tiene registro de observaciones en la región </w:t>
      </w:r>
      <m:oMath>
        <m:r>
          <w:rPr>
            <w:rFonts w:ascii="Cambria Math" w:hAnsi="Cambria Math" w:cs="Arial"/>
          </w:rPr>
          <m:t>i</m:t>
        </m:r>
      </m:oMath>
      <w:r w:rsidRPr="00C8295E">
        <w:rPr>
          <w:rFonts w:ascii="Arial" w:hAnsi="Arial" w:cs="Arial"/>
        </w:rPr>
        <w:t xml:space="preserve">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&gt;</m:t>
        </m:r>
        <m:r>
          <w:rPr>
            <w:rFonts w:ascii="Cambria Math" w:hAnsi="Cambria Math" w:cs="Arial"/>
          </w:rPr>
          <m:t>0</m:t>
        </m:r>
      </m:oMath>
      <w:r w:rsidRPr="00C8295E">
        <w:rPr>
          <w:rFonts w:ascii="Arial" w:hAnsi="Arial" w:cs="Arial"/>
        </w:rPr>
        <w:t>), el pronóstico de</w:t>
      </w:r>
      <w:r w:rsidR="004049CF" w:rsidRPr="00C8295E">
        <w:rPr>
          <w:rFonts w:ascii="Arial" w:hAnsi="Arial" w:cs="Arial"/>
        </w:rPr>
        <w:t xml:space="preserve"> alguna función</w:t>
      </w:r>
      <w:r w:rsidRPr="00C8295E">
        <w:rPr>
          <w:rFonts w:ascii="Arial" w:hAnsi="Arial" w:cs="Arial"/>
        </w:rPr>
        <w:t xml:space="preserve"> </w:t>
      </w:r>
      <m:oMath>
        <m:r>
          <w:rPr>
            <w:rFonts w:ascii="Cambria Math" w:hAnsi="Cambria Math" w:cs="Arial"/>
          </w:rPr>
          <m:t>h</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r>
          <m:rPr>
            <m:sty m:val="p"/>
          </m:rPr>
          <w:rPr>
            <w:rFonts w:ascii="Cambria Math" w:hAnsi="Cambria Math" w:cs="Arial"/>
          </w:rPr>
          <m:t>)</m:t>
        </m:r>
      </m:oMath>
      <w:r w:rsidRPr="00C8295E">
        <w:rPr>
          <w:rFonts w:ascii="Arial" w:hAnsi="Arial" w:cs="Arial"/>
        </w:rPr>
        <w:t xml:space="preserve"> se genera a partir de la muestra </w:t>
      </w:r>
      <w:r w:rsidRPr="00C8295E">
        <w:rPr>
          <w:rFonts w:ascii="Arial" w:hAnsi="Arial" w:cs="Arial"/>
          <w:u w:val="single"/>
        </w:rPr>
        <w:t>a posteriori</w:t>
      </w:r>
      <w:r w:rsidRPr="00C8295E">
        <w:rPr>
          <w:rFonts w:ascii="Arial" w:hAnsi="Arial" w:cs="Arial"/>
        </w:rPr>
        <w:t xml:space="preserve"> e integración Monte Carlo como:</w:t>
      </w:r>
    </w:p>
    <w:p w14:paraId="5FCEE50A" w14:textId="1F35ABD1" w:rsidR="00E4328A" w:rsidRPr="00C8295E" w:rsidRDefault="00000000"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r>
                            <m:rPr>
                              <m:sty m:val="b"/>
                            </m:rPr>
                            <w:rPr>
                              <w:rFonts w:ascii="Cambria Math" w:hAnsi="Cambria Math" w:cs="Arial"/>
                            </w:rPr>
                            <m:t>θ</m:t>
                          </m:r>
                        </m:e>
                      </m:d>
                      <m:ctrlPr>
                        <w:rPr>
                          <w:rFonts w:ascii="Cambria Math" w:hAnsi="Cambria Math" w:cs="Arial"/>
                          <w:i/>
                        </w:rPr>
                      </m:ctrlPr>
                    </m:e>
                  </m:nary>
                  <m:r>
                    <w:rPr>
                      <w:rFonts w:ascii="Cambria Math" w:hAnsi="Cambria Math" w:cs="Arial"/>
                    </w:rPr>
                    <m:t> p</m:t>
                  </m:r>
                  <m:d>
                    <m:dPr>
                      <m:sepChr m:val="∣"/>
                      <m:ctrlPr>
                        <w:rPr>
                          <w:rFonts w:ascii="Cambria Math" w:hAnsi="Cambria Math" w:cs="Arial"/>
                        </w:rPr>
                      </m:ctrlPr>
                    </m:dPr>
                    <m:e>
                      <m:r>
                        <m:rPr>
                          <m:sty m:val="b"/>
                        </m:rPr>
                        <w:rPr>
                          <w:rFonts w:ascii="Cambria Math" w:hAnsi="Cambria Math" w:cs="Arial"/>
                        </w:rPr>
                        <m:t>θ</m:t>
                      </m:r>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w:rPr>
                      <w:rFonts w:ascii="Cambria Math" w:hAnsi="Cambria Math" w:cs="Arial"/>
                    </w:rPr>
                    <m:t> d</m:t>
                  </m:r>
                  <m:r>
                    <m:rPr>
                      <m:sty m:val="b"/>
                    </m:rPr>
                    <w:rPr>
                      <w:rFonts w:ascii="Cambria Math" w:hAnsi="Cambria Math" w:cs="Arial"/>
                    </w:rPr>
                    <m:t>θ</m:t>
                  </m:r>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S</m:t>
                      </m:r>
                    </m:den>
                  </m:f>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S</m:t>
                      </m:r>
                    </m:sup>
                    <m:e>
                      <m:r>
                        <w:rPr>
                          <w:rFonts w:ascii="Cambria Math" w:hAnsi="Cambria Math" w:cs="Arial"/>
                        </w:rPr>
                        <m:t>h</m:t>
                      </m:r>
                    </m:e>
                  </m:nary>
                  <m:d>
                    <m:dPr>
                      <m:ctrlPr>
                        <w:rPr>
                          <w:rFonts w:ascii="Cambria Math" w:hAnsi="Cambria Math" w:cs="Arial"/>
                        </w:rPr>
                      </m:ctrlPr>
                    </m:dPr>
                    <m:e>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sSup>
                            <m:sSupPr>
                              <m:ctrlPr>
                                <w:rPr>
                                  <w:rFonts w:ascii="Cambria Math" w:hAnsi="Cambria Math" w:cs="Arial"/>
                                </w:rPr>
                              </m:ctrlPr>
                            </m:sSupPr>
                            <m:e>
                              <m:r>
                                <m:rPr>
                                  <m:sty m:val="b"/>
                                </m:rPr>
                                <w:rPr>
                                  <w:rFonts w:ascii="Cambria Math" w:hAnsi="Cambria Math" w:cs="Arial"/>
                                </w:rPr>
                                <m:t>θ</m:t>
                              </m:r>
                            </m:e>
                            <m:sup>
                              <m:d>
                                <m:dPr>
                                  <m:ctrlPr>
                                    <w:rPr>
                                      <w:rFonts w:ascii="Cambria Math" w:hAnsi="Cambria Math" w:cs="Arial"/>
                                    </w:rPr>
                                  </m:ctrlPr>
                                </m:dPr>
                                <m:e>
                                  <m:r>
                                    <w:rPr>
                                      <w:rFonts w:ascii="Cambria Math" w:hAnsi="Cambria Math" w:cs="Arial"/>
                                    </w:rPr>
                                    <m:t>k</m:t>
                                  </m:r>
                                </m:e>
                              </m:d>
                            </m:sup>
                          </m:sSup>
                        </m:e>
                      </m:d>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9</m:t>
                  </m:r>
                </m:e>
              </m:d>
            </m:e>
          </m:eqArr>
        </m:oMath>
      </m:oMathPara>
    </w:p>
    <w:p w14:paraId="75D94A50" w14:textId="1CAAE5C1" w:rsidR="0060608D" w:rsidRPr="00C8295E" w:rsidRDefault="00000000" w:rsidP="00F37A0A">
      <w:pPr>
        <w:pStyle w:val="FirstParagraph"/>
        <w:jc w:val="both"/>
        <w:rPr>
          <w:rFonts w:ascii="Arial" w:hAnsi="Arial" w:cs="Arial"/>
        </w:rPr>
      </w:pPr>
      <w:r w:rsidRPr="00C8295E">
        <w:rPr>
          <w:rFonts w:ascii="Arial" w:hAnsi="Arial" w:cs="Arial"/>
        </w:rPr>
        <w:t xml:space="preserve">donde </w:t>
      </w:r>
      <m:oMath>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r>
              <m:rPr>
                <m:sty m:val="b"/>
              </m:rPr>
              <w:rPr>
                <w:rFonts w:ascii="Cambria Math" w:hAnsi="Cambria Math" w:cs="Arial"/>
              </w:rPr>
              <m:t>θ</m:t>
            </m:r>
          </m:e>
        </m:d>
      </m:oMath>
      <w:r w:rsidRPr="00C8295E">
        <w:rPr>
          <w:rFonts w:ascii="Arial" w:hAnsi="Arial" w:cs="Arial"/>
        </w:rPr>
        <w:t xml:space="preserve"> es el modelo muestral, es decir, el mismo mecanismo estocástico propuesto para generar a los datos </w:t>
      </w:r>
      <m:oMath>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oMath>
      <w:r w:rsidRPr="00C8295E">
        <w:rPr>
          <w:rFonts w:ascii="Arial" w:hAnsi="Arial" w:cs="Arial"/>
        </w:rPr>
        <w:t xml:space="preserve">, y </w:t>
      </w:r>
      <m:oMath>
        <m:r>
          <w:rPr>
            <w:rFonts w:ascii="Cambria Math" w:hAnsi="Cambria Math" w:cs="Arial"/>
          </w:rPr>
          <m:t>S</m:t>
        </m:r>
      </m:oMath>
      <w:r w:rsidRPr="00C8295E">
        <w:rPr>
          <w:rFonts w:ascii="Arial" w:hAnsi="Arial" w:cs="Arial"/>
        </w:rPr>
        <w:t xml:space="preserve"> denota el número de muestras </w:t>
      </w:r>
      <w:r w:rsidRPr="00C8295E">
        <w:rPr>
          <w:rFonts w:ascii="Arial" w:hAnsi="Arial" w:cs="Arial"/>
          <w:u w:val="single"/>
        </w:rPr>
        <w:t>a posteriori</w:t>
      </w:r>
      <w:r w:rsidRPr="00C8295E">
        <w:rPr>
          <w:rFonts w:ascii="Arial" w:hAnsi="Arial" w:cs="Arial"/>
        </w:rPr>
        <w:t xml:space="preserve">. No obstante, si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m:t>
        </m:r>
        <m:r>
          <w:rPr>
            <w:rFonts w:ascii="Cambria Math" w:hAnsi="Cambria Math" w:cs="Arial"/>
          </w:rPr>
          <m:t>0</m:t>
        </m:r>
      </m:oMath>
      <w:r w:rsidRPr="00C8295E">
        <w:rPr>
          <w:rFonts w:ascii="Arial" w:hAnsi="Arial" w:cs="Arial"/>
        </w:rPr>
        <w:t xml:space="preserve">, el pronóstico de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C8295E">
        <w:rPr>
          <w:rFonts w:ascii="Arial" w:hAnsi="Arial" w:cs="Arial"/>
        </w:rPr>
        <w:t xml:space="preserve"> presenta un desafío mayor, ya que si bien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C8295E">
        <w:rPr>
          <w:rFonts w:ascii="Arial" w:hAnsi="Arial" w:cs="Arial"/>
        </w:rPr>
        <w:t xml:space="preserve">, </w:t>
      </w:r>
      <m:oMath>
        <m:r>
          <m:rPr>
            <m:sty m:val="p"/>
          </m:rPr>
          <w:rPr>
            <w:rFonts w:ascii="Cambria Math" w:hAnsi="Cambria Math" w:cs="Arial"/>
          </w:rPr>
          <m:t>μ</m:t>
        </m:r>
      </m:oMath>
      <w:r w:rsidR="00FF6EAA" w:rsidRPr="00C8295E">
        <w:rPr>
          <w:rFonts w:ascii="Arial" w:hAnsi="Arial" w:cs="Arial"/>
        </w:rPr>
        <w:t xml:space="preserve">, </w:t>
      </w:r>
      <w:r w:rsidRPr="00C8295E">
        <w:rPr>
          <w:rFonts w:ascii="Arial" w:hAnsi="Arial" w:cs="Arial"/>
        </w:rPr>
        <w:t xml:space="preserve">y </w:t>
      </w:r>
      <m:oMath>
        <m:r>
          <m:rPr>
            <m:sty m:val="b"/>
          </m:rPr>
          <w:rPr>
            <w:rFonts w:ascii="Cambria Math" w:hAnsi="Cambria Math" w:cs="Arial"/>
          </w:rPr>
          <m:t>β</m:t>
        </m:r>
      </m:oMath>
      <w:r w:rsidRPr="00C8295E">
        <w:rPr>
          <w:rFonts w:ascii="Arial" w:hAnsi="Arial" w:cs="Arial"/>
        </w:rPr>
        <w:t xml:space="preserve"> toman información directamente de otras áreas pequeñas, los efectos a nivel de área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C8295E">
        <w:rPr>
          <w:rFonts w:ascii="Arial" w:hAnsi="Arial" w:cs="Arial"/>
        </w:rPr>
        <w:t xml:space="preserve"> únicamente son </w:t>
      </w:r>
      <w:r w:rsidR="00F71FF9">
        <w:rPr>
          <w:rFonts w:ascii="Arial" w:hAnsi="Arial" w:cs="Arial"/>
        </w:rPr>
        <w:t>estimados</w:t>
      </w:r>
      <w:r w:rsidRPr="00C8295E">
        <w:rPr>
          <w:rFonts w:ascii="Arial" w:hAnsi="Arial" w:cs="Arial"/>
        </w:rPr>
        <w:t xml:space="preserve"> de manera indirecta, lo </w:t>
      </w:r>
      <w:proofErr w:type="spellStart"/>
      <w:r w:rsidRPr="00C8295E">
        <w:rPr>
          <w:rFonts w:ascii="Arial" w:hAnsi="Arial" w:cs="Arial"/>
        </w:rPr>
        <w:t>cuál</w:t>
      </w:r>
      <w:proofErr w:type="spellEnd"/>
      <w:r w:rsidRPr="00C8295E">
        <w:rPr>
          <w:rFonts w:ascii="Arial" w:hAnsi="Arial" w:cs="Arial"/>
        </w:rPr>
        <w:t xml:space="preserve"> puede ocasionar que los parámetros se encojan o bien colapsen hacia los límites de su soporte. En este escenario, la alternativa usual es realizar agrupamiento </w:t>
      </w:r>
      <w:r w:rsidR="00F71FF9">
        <w:rPr>
          <w:rFonts w:ascii="Arial" w:hAnsi="Arial" w:cs="Arial"/>
        </w:rPr>
        <w:t>(</w:t>
      </w:r>
      <w:r w:rsidRPr="00C8295E">
        <w:rPr>
          <w:rFonts w:ascii="Arial" w:hAnsi="Arial" w:cs="Arial"/>
          <w:u w:val="single"/>
        </w:rPr>
        <w:t>pooling</w:t>
      </w:r>
      <w:ins w:id="161" w:author="Paulino Perez Rodríguez" w:date="2026-01-30T16:17:00Z" w16du:dateUtc="2026-01-30T22:17:00Z">
        <w:r w:rsidR="00F71FF9">
          <w:rPr>
            <w:rFonts w:ascii="Arial" w:hAnsi="Arial" w:cs="Arial"/>
            <w:u w:val="single"/>
          </w:rPr>
          <w:t>)</w:t>
        </w:r>
      </w:ins>
      <w:r w:rsidRPr="00C8295E">
        <w:rPr>
          <w:rFonts w:ascii="Arial" w:hAnsi="Arial" w:cs="Arial"/>
        </w:rPr>
        <w:t xml:space="preserve"> por medio de una estructura jerárquica en los parámetros propios de cada región.</w:t>
      </w:r>
    </w:p>
    <w:p w14:paraId="2C04CF4F" w14:textId="3A56F732" w:rsidR="0060608D" w:rsidRPr="00C8295E" w:rsidRDefault="00000000" w:rsidP="00F37A0A">
      <w:pPr>
        <w:pStyle w:val="Textoindependiente"/>
        <w:jc w:val="both"/>
        <w:rPr>
          <w:rFonts w:ascii="Arial" w:hAnsi="Arial" w:cs="Arial"/>
        </w:rPr>
      </w:pPr>
      <w:r w:rsidRPr="00C8295E">
        <w:rPr>
          <w:rFonts w:ascii="Arial" w:hAnsi="Arial" w:cs="Arial"/>
        </w:rPr>
        <w:t xml:space="preserve">Por otro lado, para calcular los porcentajes de la población por debajo de las líneas de pobreza, dado el pronóstico de los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C8295E">
        <w:rPr>
          <w:rFonts w:ascii="Arial" w:hAnsi="Arial" w:cs="Arial"/>
        </w:rPr>
        <w:t xml:space="preserve"> provenientes del </w:t>
      </w:r>
      <w:ins w:id="162" w:author="Paulino Perez Rodríguez" w:date="2026-01-30T16:17:00Z" w16du:dateUtc="2026-01-30T22:17:00Z">
        <w:r w:rsidR="00C11A57">
          <w:rPr>
            <w:rFonts w:ascii="Arial" w:hAnsi="Arial" w:cs="Arial"/>
          </w:rPr>
          <w:t>C</w:t>
        </w:r>
      </w:ins>
      <w:del w:id="163" w:author="Paulino Perez Rodríguez" w:date="2026-01-30T16:17:00Z" w16du:dateUtc="2026-01-30T22:17:00Z">
        <w:r w:rsidRPr="00C8295E" w:rsidDel="00C11A57">
          <w:rPr>
            <w:rFonts w:ascii="Arial" w:hAnsi="Arial" w:cs="Arial"/>
          </w:rPr>
          <w:delText>c</w:delText>
        </w:r>
      </w:del>
      <w:r w:rsidRPr="00C8295E">
        <w:rPr>
          <w:rFonts w:ascii="Arial" w:hAnsi="Arial" w:cs="Arial"/>
        </w:rPr>
        <w:t xml:space="preserve">enso, se identifica a los hogares con ingresos inferiores a las líneas de pobreza </w:t>
      </w:r>
      <w:proofErr w:type="gramStart"/>
      <w:r w:rsidRPr="00C8295E">
        <w:rPr>
          <w:rFonts w:ascii="Arial" w:hAnsi="Arial" w:cs="Arial"/>
        </w:rPr>
        <w:t>de acuerdo al</w:t>
      </w:r>
      <w:proofErr w:type="gramEnd"/>
      <w:r w:rsidRPr="00C8295E">
        <w:rPr>
          <w:rFonts w:ascii="Arial" w:hAnsi="Arial" w:cs="Arial"/>
        </w:rPr>
        <w:t xml:space="preserve"> ámbito, urbano o rural, y a continuación se multiplica el tamaño del hogar por su factor de expansión asociado. Al sumar este atributo, se obtiene la medición municipal del total de personas con esta </w:t>
      </w:r>
      <w:r w:rsidRPr="00C8295E">
        <w:rPr>
          <w:rFonts w:ascii="Arial" w:hAnsi="Arial" w:cs="Arial"/>
        </w:rPr>
        <w:lastRenderedPageBreak/>
        <w:t>carencia. Sólo se tomó en cuenta los pronósticos generados a partir de la información del Censo 2020, es decir que se excluyó a los valores del ICTPC que brinda la MMP 2024, ya que los factores de expansión de ambas fuentes de información representan a toda la ciudad: en otras palabras, no se duplicó la información.</w:t>
      </w:r>
    </w:p>
    <w:p w14:paraId="4F91D800" w14:textId="77777777" w:rsidR="0060608D" w:rsidRPr="00C8295E" w:rsidRDefault="00000000" w:rsidP="00F37A0A">
      <w:pPr>
        <w:pStyle w:val="Ttulo1"/>
        <w:jc w:val="both"/>
        <w:rPr>
          <w:rFonts w:ascii="Arial" w:hAnsi="Arial" w:cs="Arial"/>
          <w:sz w:val="24"/>
          <w:szCs w:val="24"/>
        </w:rPr>
      </w:pPr>
      <w:bookmarkStart w:id="164" w:name="sec:resultados"/>
      <w:bookmarkEnd w:id="95"/>
      <w:bookmarkEnd w:id="152"/>
      <w:r w:rsidRPr="00C8295E">
        <w:rPr>
          <w:rFonts w:ascii="Arial" w:hAnsi="Arial" w:cs="Arial"/>
          <w:sz w:val="24"/>
          <w:szCs w:val="24"/>
        </w:rPr>
        <w:t>Principales hallazgos</w:t>
      </w:r>
    </w:p>
    <w:p w14:paraId="29184AB9" w14:textId="77777777" w:rsidR="0060608D" w:rsidRPr="00C8295E" w:rsidRDefault="00000000" w:rsidP="00F37A0A">
      <w:pPr>
        <w:pStyle w:val="Ttulo2"/>
        <w:jc w:val="both"/>
        <w:rPr>
          <w:rFonts w:ascii="Arial" w:hAnsi="Arial" w:cs="Arial"/>
          <w:sz w:val="24"/>
          <w:szCs w:val="24"/>
        </w:rPr>
      </w:pPr>
      <w:bookmarkStart w:id="165" w:name="análisis-descriptivo"/>
      <w:r w:rsidRPr="00C8295E">
        <w:rPr>
          <w:rFonts w:ascii="Arial" w:hAnsi="Arial" w:cs="Arial"/>
          <w:sz w:val="24"/>
          <w:szCs w:val="24"/>
        </w:rPr>
        <w:t>Análisis descriptivo</w:t>
      </w:r>
    </w:p>
    <w:p w14:paraId="23F76311" w14:textId="0C8134F3" w:rsidR="0060608D" w:rsidRPr="00C8295E" w:rsidRDefault="00000000" w:rsidP="00F37A0A">
      <w:pPr>
        <w:pStyle w:val="FirstParagraph"/>
        <w:jc w:val="both"/>
        <w:rPr>
          <w:rFonts w:ascii="Arial" w:hAnsi="Arial" w:cs="Arial"/>
        </w:rPr>
      </w:pPr>
      <w:r w:rsidRPr="00C8295E">
        <w:rPr>
          <w:rFonts w:ascii="Arial" w:hAnsi="Arial" w:cs="Arial"/>
        </w:rPr>
        <w:t xml:space="preserve">En la Figura </w:t>
      </w:r>
      <w:hyperlink w:anchor="fig:hist-log-ictpc">
        <w:r w:rsidR="0060608D" w:rsidRPr="00C8295E">
          <w:rPr>
            <w:rStyle w:val="Hipervnculo"/>
            <w:rFonts w:ascii="Arial" w:hAnsi="Arial" w:cs="Arial"/>
          </w:rPr>
          <w:t>3</w:t>
        </w:r>
      </w:hyperlink>
      <w:r w:rsidRPr="00C8295E">
        <w:rPr>
          <w:rFonts w:ascii="Arial" w:hAnsi="Arial" w:cs="Arial"/>
        </w:rPr>
        <w:t xml:space="preserve"> se muestra la densidad estimada del log-ICTPC, en la izquierda se agrupan los datos de toda la Ciudad y en la derecha se agrupan </w:t>
      </w:r>
      <w:proofErr w:type="gramStart"/>
      <w:r w:rsidRPr="00C8295E">
        <w:rPr>
          <w:rFonts w:ascii="Arial" w:hAnsi="Arial" w:cs="Arial"/>
        </w:rPr>
        <w:t>de acuerdo al</w:t>
      </w:r>
      <w:proofErr w:type="gramEnd"/>
      <w:r w:rsidRPr="00C8295E">
        <w:rPr>
          <w:rFonts w:ascii="Arial" w:hAnsi="Arial" w:cs="Arial"/>
        </w:rPr>
        <w:t xml:space="preserve"> ámbito (urbano y rural). Los datos de toda la ciudad indican que la variable respuesta está sesgada hacia la derecha. Por otro lado, cuando clasificamos </w:t>
      </w:r>
      <w:proofErr w:type="gramStart"/>
      <w:r w:rsidRPr="00C8295E">
        <w:rPr>
          <w:rFonts w:ascii="Arial" w:hAnsi="Arial" w:cs="Arial"/>
        </w:rPr>
        <w:t>de acuerdo al</w:t>
      </w:r>
      <w:proofErr w:type="gramEnd"/>
      <w:r w:rsidRPr="00C8295E">
        <w:rPr>
          <w:rFonts w:ascii="Arial" w:hAnsi="Arial" w:cs="Arial"/>
        </w:rPr>
        <w:t xml:space="preserve"> tipo de ámbito, </w:t>
      </w:r>
      <w:r w:rsidR="00364F18" w:rsidRPr="00C8295E">
        <w:rPr>
          <w:rFonts w:ascii="Arial" w:hAnsi="Arial" w:cs="Arial"/>
        </w:rPr>
        <w:t>el conjunto de hogares urbanos exhibe</w:t>
      </w:r>
      <w:r w:rsidRPr="00C8295E">
        <w:rPr>
          <w:rFonts w:ascii="Arial" w:hAnsi="Arial" w:cs="Arial"/>
        </w:rPr>
        <w:t xml:space="preserve"> mayor sesgo, es decir, se observan valores más grandes, mientras que los ingresos en los hogares rurales están más concentrados.</w:t>
      </w:r>
    </w:p>
    <w:tbl>
      <w:tblPr>
        <w:tblStyle w:val="Table"/>
        <w:tblW w:w="0" w:type="auto"/>
        <w:jc w:val="center"/>
        <w:tblLook w:val="0600" w:firstRow="0" w:lastRow="0" w:firstColumn="0" w:lastColumn="0" w:noHBand="1" w:noVBand="1"/>
      </w:tblPr>
      <w:tblGrid>
        <w:gridCol w:w="4416"/>
        <w:gridCol w:w="4416"/>
      </w:tblGrid>
      <w:tr w:rsidR="0060608D" w:rsidRPr="00C8295E" w14:paraId="4ECCB42C" w14:textId="77777777">
        <w:trPr>
          <w:jc w:val="center"/>
        </w:trPr>
        <w:tc>
          <w:tcPr>
            <w:tcW w:w="0" w:type="auto"/>
          </w:tcPr>
          <w:p w14:paraId="64A03E11" w14:textId="77777777" w:rsidR="0060608D" w:rsidRPr="00C8295E" w:rsidRDefault="00000000" w:rsidP="00F37A0A">
            <w:pPr>
              <w:pStyle w:val="CaptionedFigure"/>
              <w:jc w:val="both"/>
              <w:rPr>
                <w:rFonts w:ascii="Arial" w:hAnsi="Arial" w:cs="Arial"/>
              </w:rPr>
            </w:pPr>
            <w:bookmarkStart w:id="166" w:name="fig:hist-log-ictpc"/>
            <w:r w:rsidRPr="00C8295E">
              <w:rPr>
                <w:rFonts w:ascii="Arial" w:hAnsi="Arial" w:cs="Arial"/>
                <w:noProof/>
              </w:rPr>
              <w:drawing>
                <wp:inline distT="0" distB="0" distL="0" distR="0" wp14:anchorId="0CAFDAEC" wp14:editId="516E5A36">
                  <wp:extent cx="2667000" cy="26670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as/dist-log-ict.png"/>
                          <pic:cNvPicPr>
                            <a:picLocks noChangeAspect="1" noChangeArrowheads="1"/>
                          </pic:cNvPicPr>
                        </pic:nvPicPr>
                        <pic:blipFill>
                          <a:blip r:embed="rId18"/>
                          <a:stretch>
                            <a:fillRect/>
                          </a:stretch>
                        </pic:blipFill>
                        <pic:spPr bwMode="auto">
                          <a:xfrm>
                            <a:off x="0" y="0"/>
                            <a:ext cx="2667000" cy="2667000"/>
                          </a:xfrm>
                          <a:prstGeom prst="rect">
                            <a:avLst/>
                          </a:prstGeom>
                          <a:noFill/>
                          <a:ln w="9525">
                            <a:noFill/>
                            <a:headEnd/>
                            <a:tailEnd/>
                          </a:ln>
                        </pic:spPr>
                      </pic:pic>
                    </a:graphicData>
                  </a:graphic>
                </wp:inline>
              </w:drawing>
            </w:r>
          </w:p>
        </w:tc>
        <w:tc>
          <w:tcPr>
            <w:tcW w:w="0" w:type="auto"/>
          </w:tcPr>
          <w:p w14:paraId="727A0989" w14:textId="77777777" w:rsidR="0060608D" w:rsidRPr="00C8295E" w:rsidRDefault="00000000" w:rsidP="00F37A0A">
            <w:pPr>
              <w:pStyle w:val="CaptionedFigure"/>
              <w:jc w:val="both"/>
              <w:rPr>
                <w:rFonts w:ascii="Arial" w:hAnsi="Arial" w:cs="Arial"/>
              </w:rPr>
            </w:pPr>
            <w:r w:rsidRPr="00C8295E">
              <w:rPr>
                <w:rFonts w:ascii="Arial" w:hAnsi="Arial" w:cs="Arial"/>
                <w:noProof/>
              </w:rPr>
              <w:drawing>
                <wp:inline distT="0" distB="0" distL="0" distR="0" wp14:anchorId="1187B897" wp14:editId="1EC12CB5">
                  <wp:extent cx="2667000" cy="2667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as/dist-log-ict-ambito.png"/>
                          <pic:cNvPicPr>
                            <a:picLocks noChangeAspect="1" noChangeArrowheads="1"/>
                          </pic:cNvPicPr>
                        </pic:nvPicPr>
                        <pic:blipFill>
                          <a:blip r:embed="rId19"/>
                          <a:stretch>
                            <a:fillRect/>
                          </a:stretch>
                        </pic:blipFill>
                        <pic:spPr bwMode="auto">
                          <a:xfrm>
                            <a:off x="0" y="0"/>
                            <a:ext cx="2667000" cy="2667000"/>
                          </a:xfrm>
                          <a:prstGeom prst="rect">
                            <a:avLst/>
                          </a:prstGeom>
                          <a:noFill/>
                          <a:ln w="9525">
                            <a:noFill/>
                            <a:headEnd/>
                            <a:tailEnd/>
                          </a:ln>
                        </pic:spPr>
                      </pic:pic>
                    </a:graphicData>
                  </a:graphic>
                </wp:inline>
              </w:drawing>
            </w:r>
          </w:p>
        </w:tc>
      </w:tr>
    </w:tbl>
    <w:p w14:paraId="1E28C8F0" w14:textId="40B2D699" w:rsidR="0060608D" w:rsidRPr="00C8295E" w:rsidRDefault="00B5353F" w:rsidP="00F37A0A">
      <w:pPr>
        <w:pStyle w:val="ImageCaption"/>
        <w:jc w:val="both"/>
        <w:rPr>
          <w:rFonts w:ascii="Arial" w:hAnsi="Arial" w:cs="Arial"/>
        </w:rPr>
      </w:pPr>
      <w:r w:rsidRPr="00C8295E">
        <w:rPr>
          <w:rFonts w:ascii="Arial" w:hAnsi="Arial" w:cs="Arial"/>
        </w:rPr>
        <w:t xml:space="preserve">Figura 3: Estimación por </w:t>
      </w:r>
      <w:proofErr w:type="spellStart"/>
      <w:r w:rsidRPr="00C8295E">
        <w:rPr>
          <w:rFonts w:ascii="Arial" w:hAnsi="Arial" w:cs="Arial"/>
        </w:rPr>
        <w:t>kernel</w:t>
      </w:r>
      <w:proofErr w:type="spellEnd"/>
      <w:r w:rsidRPr="00C8295E">
        <w:rPr>
          <w:rFonts w:ascii="Arial" w:hAnsi="Arial" w:cs="Arial"/>
        </w:rPr>
        <w:t xml:space="preserve"> (suavizado) de la densidad empírica del logaritmo natural de la respuesta (log-ICTPC) e histograma de probabilidad. Se omitieron tres observaciones asociadas a ingresos pequeños (52.66, 187.71 y 367.30 pesos mexicanos). Fuente: elaboración propia.</w:t>
      </w:r>
    </w:p>
    <w:bookmarkEnd w:id="166"/>
    <w:p w14:paraId="1DB16792" w14:textId="24E6271D" w:rsidR="0060608D" w:rsidRPr="00C8295E" w:rsidRDefault="00000000" w:rsidP="00F37A0A">
      <w:pPr>
        <w:pStyle w:val="Textoindependiente"/>
        <w:jc w:val="both"/>
        <w:rPr>
          <w:rFonts w:ascii="Arial" w:hAnsi="Arial" w:cs="Arial"/>
        </w:rPr>
      </w:pPr>
      <w:r w:rsidRPr="00C8295E">
        <w:rPr>
          <w:rFonts w:ascii="Arial" w:hAnsi="Arial" w:cs="Arial"/>
        </w:rPr>
        <w:t xml:space="preserve">En el Cuadro </w:t>
      </w:r>
      <w:hyperlink w:anchor="tab:descripcion_alcaldia">
        <w:r w:rsidR="0060608D" w:rsidRPr="00C8295E">
          <w:rPr>
            <w:rStyle w:val="Hipervnculo"/>
            <w:rFonts w:ascii="Arial" w:hAnsi="Arial" w:cs="Arial"/>
          </w:rPr>
          <w:t>2</w:t>
        </w:r>
      </w:hyperlink>
      <w:r w:rsidRPr="00C8295E">
        <w:rPr>
          <w:rFonts w:ascii="Arial" w:hAnsi="Arial" w:cs="Arial"/>
        </w:rPr>
        <w:t xml:space="preserve"> se muestran estadísticos </w:t>
      </w:r>
      <w:proofErr w:type="gramStart"/>
      <w:r w:rsidRPr="00C8295E">
        <w:rPr>
          <w:rFonts w:ascii="Arial" w:hAnsi="Arial" w:cs="Arial"/>
        </w:rPr>
        <w:t>resumen básicos</w:t>
      </w:r>
      <w:proofErr w:type="gramEnd"/>
      <w:r w:rsidRPr="00C8295E">
        <w:rPr>
          <w:rFonts w:ascii="Arial" w:hAnsi="Arial" w:cs="Arial"/>
        </w:rPr>
        <w:t xml:space="preserve"> sobre el ICTPC por alcaldía y por ámbito, notamos que sólo en las demarcaciones Milpa Alta, Tláhuac, Tlalpan y Xochimilco, se tiene registro de hogares que pertenecen al ámbito rural, sumando a un total de 553 hogares, el 21.8% con respecto al total de hogares encuestados (2,329). En </w:t>
      </w:r>
      <w:ins w:id="167" w:author="Paulino Perez Rodríguez" w:date="2026-01-30T16:25:00Z" w16du:dateUtc="2026-01-30T22:25:00Z">
        <w:r w:rsidR="00234907">
          <w:rPr>
            <w:rFonts w:ascii="Arial" w:hAnsi="Arial" w:cs="Arial"/>
          </w:rPr>
          <w:t>el</w:t>
        </w:r>
      </w:ins>
      <w:del w:id="168" w:author="Paulino Perez Rodríguez" w:date="2026-01-30T16:25:00Z" w16du:dateUtc="2026-01-30T22:25:00Z">
        <w:r w:rsidRPr="00C8295E" w:rsidDel="00234907">
          <w:rPr>
            <w:rFonts w:ascii="Arial" w:hAnsi="Arial" w:cs="Arial"/>
          </w:rPr>
          <w:delText>la</w:delText>
        </w:r>
      </w:del>
      <w:r w:rsidRPr="00C8295E">
        <w:rPr>
          <w:rFonts w:ascii="Arial" w:hAnsi="Arial" w:cs="Arial"/>
        </w:rPr>
        <w:t xml:space="preserve"> Cuadro </w:t>
      </w:r>
      <w:hyperlink w:anchor="tab:descripcion_ambito">
        <w:r w:rsidR="0060608D" w:rsidRPr="00C8295E">
          <w:rPr>
            <w:rStyle w:val="Hipervnculo"/>
            <w:rFonts w:ascii="Arial" w:hAnsi="Arial" w:cs="Arial"/>
          </w:rPr>
          <w:t>3</w:t>
        </w:r>
      </w:hyperlink>
      <w:r w:rsidRPr="00C8295E">
        <w:rPr>
          <w:rFonts w:ascii="Arial" w:hAnsi="Arial" w:cs="Arial"/>
        </w:rPr>
        <w:t xml:space="preserve">, se muestran los estadísticos </w:t>
      </w:r>
      <w:proofErr w:type="gramStart"/>
      <w:r w:rsidRPr="00C8295E">
        <w:rPr>
          <w:rFonts w:ascii="Arial" w:hAnsi="Arial" w:cs="Arial"/>
        </w:rPr>
        <w:t>resumen agrupados</w:t>
      </w:r>
      <w:proofErr w:type="gramEnd"/>
      <w:r w:rsidRPr="00C8295E">
        <w:rPr>
          <w:rFonts w:ascii="Arial" w:hAnsi="Arial" w:cs="Arial"/>
        </w:rPr>
        <w:t xml:space="preserve"> </w:t>
      </w:r>
      <w:proofErr w:type="gramStart"/>
      <w:r w:rsidRPr="00C8295E">
        <w:rPr>
          <w:rFonts w:ascii="Arial" w:hAnsi="Arial" w:cs="Arial"/>
        </w:rPr>
        <w:t>de acuerdo al</w:t>
      </w:r>
      <w:proofErr w:type="gramEnd"/>
      <w:r w:rsidRPr="00C8295E">
        <w:rPr>
          <w:rFonts w:ascii="Arial" w:hAnsi="Arial" w:cs="Arial"/>
        </w:rPr>
        <w:t xml:space="preserve"> tipo de ámbito; por ejemplo, la desviación estándar en el ámbito rural es de aproximadamente 17,800 pesos mexicanos, mientras que en el ámbito rural es de 4,000. Así, pese a que el ICTPC en este ámbito sea en promedio menor, tienen menos dispersión. Sin embargo, de acuerdo con el índice de Gini, mayor dispersión no necesariamente implica que exista un mayor grado de desigualdad.</w:t>
      </w:r>
    </w:p>
    <w:p w14:paraId="39DF1159" w14:textId="2E72B10D" w:rsidR="0060608D" w:rsidRPr="00C8295E" w:rsidRDefault="00C6637E" w:rsidP="00F37A0A">
      <w:pPr>
        <w:pStyle w:val="TableCaption"/>
        <w:jc w:val="both"/>
        <w:rPr>
          <w:rFonts w:ascii="Arial" w:hAnsi="Arial" w:cs="Arial"/>
        </w:rPr>
      </w:pPr>
      <w:bookmarkStart w:id="169" w:name="tab:descripcion_alcaldia"/>
      <w:commentRangeStart w:id="170"/>
      <w:r>
        <w:rPr>
          <w:rFonts w:ascii="Arial" w:hAnsi="Arial" w:cs="Arial"/>
        </w:rPr>
        <w:lastRenderedPageBreak/>
        <w:t xml:space="preserve">Cuadro 2. </w:t>
      </w:r>
      <w:commentRangeEnd w:id="170"/>
      <w:r w:rsidR="00234907">
        <w:rPr>
          <w:rStyle w:val="Refdecomentario"/>
          <w:i w:val="0"/>
        </w:rPr>
        <w:commentReference w:id="170"/>
      </w:r>
      <w:r w:rsidRPr="00C8295E">
        <w:rPr>
          <w:rFonts w:ascii="Arial" w:hAnsi="Arial" w:cs="Arial"/>
        </w:rPr>
        <w:t>Estadísticos resumen del ICTPC por alcaldía y ámbito. Fuente: elaboración propia a partir de información de la ENIGH 2024.</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9"/>
        <w:gridCol w:w="1004"/>
        <w:gridCol w:w="1218"/>
        <w:gridCol w:w="1351"/>
        <w:gridCol w:w="1351"/>
        <w:gridCol w:w="1351"/>
        <w:gridCol w:w="1351"/>
        <w:gridCol w:w="617"/>
      </w:tblGrid>
      <w:tr w:rsidR="0060608D" w:rsidRPr="00C8295E" w14:paraId="2FBB9147" w14:textId="77777777" w:rsidTr="007F36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A95DD9" w14:textId="68DFE6E0" w:rsidR="0060608D" w:rsidRPr="00C8295E" w:rsidRDefault="001E1AAA" w:rsidP="00F37A0A">
            <w:pPr>
              <w:pStyle w:val="Compact"/>
              <w:jc w:val="both"/>
              <w:rPr>
                <w:rFonts w:ascii="Arial" w:hAnsi="Arial" w:cs="Arial"/>
              </w:rPr>
            </w:pPr>
            <w:r w:rsidRPr="00C8295E">
              <w:rPr>
                <w:rFonts w:ascii="Arial" w:hAnsi="Arial" w:cs="Arial"/>
              </w:rPr>
              <w:t>Alcaldía</w:t>
            </w:r>
          </w:p>
        </w:tc>
        <w:tc>
          <w:tcPr>
            <w:tcW w:w="0" w:type="auto"/>
            <w:tcBorders>
              <w:bottom w:val="none" w:sz="0" w:space="0" w:color="auto"/>
            </w:tcBorders>
          </w:tcPr>
          <w:p w14:paraId="2582117F" w14:textId="77777777" w:rsidR="0060608D" w:rsidRPr="00C8295E" w:rsidRDefault="00000000" w:rsidP="00F37A0A">
            <w:pPr>
              <w:pStyle w:val="Compact"/>
              <w:jc w:val="both"/>
              <w:rPr>
                <w:rFonts w:ascii="Arial" w:hAnsi="Arial" w:cs="Arial"/>
              </w:rPr>
            </w:pPr>
            <w:r w:rsidRPr="00C8295E">
              <w:rPr>
                <w:rFonts w:ascii="Arial" w:hAnsi="Arial" w:cs="Arial"/>
              </w:rPr>
              <w:t>Ámbito</w:t>
            </w:r>
          </w:p>
        </w:tc>
        <w:tc>
          <w:tcPr>
            <w:tcW w:w="0" w:type="auto"/>
            <w:tcBorders>
              <w:bottom w:val="none" w:sz="0" w:space="0" w:color="auto"/>
            </w:tcBorders>
          </w:tcPr>
          <w:p w14:paraId="09E5E971" w14:textId="77777777" w:rsidR="0060608D" w:rsidRPr="00C8295E" w:rsidRDefault="00000000" w:rsidP="00F37A0A">
            <w:pPr>
              <w:pStyle w:val="Compact"/>
              <w:jc w:val="both"/>
              <w:rPr>
                <w:rFonts w:ascii="Arial" w:hAnsi="Arial" w:cs="Arial"/>
              </w:rPr>
            </w:pPr>
            <w:r w:rsidRPr="00C8295E">
              <w:rPr>
                <w:rFonts w:ascii="Arial" w:hAnsi="Arial" w:cs="Arial"/>
              </w:rPr>
              <w:t>Mínimo</w:t>
            </w:r>
          </w:p>
        </w:tc>
        <w:tc>
          <w:tcPr>
            <w:tcW w:w="0" w:type="auto"/>
            <w:tcBorders>
              <w:bottom w:val="none" w:sz="0" w:space="0" w:color="auto"/>
            </w:tcBorders>
          </w:tcPr>
          <w:p w14:paraId="54393F49" w14:textId="77777777" w:rsidR="0060608D" w:rsidRPr="00C8295E" w:rsidRDefault="00000000" w:rsidP="00F37A0A">
            <w:pPr>
              <w:pStyle w:val="Compact"/>
              <w:jc w:val="both"/>
              <w:rPr>
                <w:rFonts w:ascii="Arial" w:hAnsi="Arial" w:cs="Arial"/>
              </w:rPr>
            </w:pPr>
            <w:r w:rsidRPr="00C8295E">
              <w:rPr>
                <w:rFonts w:ascii="Arial" w:hAnsi="Arial" w:cs="Arial"/>
              </w:rPr>
              <w:t>Mediana</w:t>
            </w:r>
          </w:p>
        </w:tc>
        <w:tc>
          <w:tcPr>
            <w:tcW w:w="0" w:type="auto"/>
            <w:tcBorders>
              <w:bottom w:val="none" w:sz="0" w:space="0" w:color="auto"/>
            </w:tcBorders>
          </w:tcPr>
          <w:p w14:paraId="333DA5F1" w14:textId="77777777" w:rsidR="0060608D" w:rsidRPr="00C8295E" w:rsidRDefault="00000000" w:rsidP="00F37A0A">
            <w:pPr>
              <w:pStyle w:val="Compact"/>
              <w:jc w:val="both"/>
              <w:rPr>
                <w:rFonts w:ascii="Arial" w:hAnsi="Arial" w:cs="Arial"/>
              </w:rPr>
            </w:pPr>
            <w:r w:rsidRPr="00C8295E">
              <w:rPr>
                <w:rFonts w:ascii="Arial" w:hAnsi="Arial" w:cs="Arial"/>
              </w:rPr>
              <w:t>Media</w:t>
            </w:r>
          </w:p>
        </w:tc>
        <w:tc>
          <w:tcPr>
            <w:tcW w:w="0" w:type="auto"/>
            <w:tcBorders>
              <w:bottom w:val="none" w:sz="0" w:space="0" w:color="auto"/>
            </w:tcBorders>
          </w:tcPr>
          <w:p w14:paraId="5F13E0E5" w14:textId="77777777" w:rsidR="0060608D" w:rsidRPr="00C8295E" w:rsidRDefault="00000000" w:rsidP="00F37A0A">
            <w:pPr>
              <w:pStyle w:val="Compact"/>
              <w:jc w:val="both"/>
              <w:rPr>
                <w:rFonts w:ascii="Arial" w:hAnsi="Arial" w:cs="Arial"/>
              </w:rPr>
            </w:pPr>
            <w:r w:rsidRPr="00C8295E">
              <w:rPr>
                <w:rFonts w:ascii="Arial" w:hAnsi="Arial" w:cs="Arial"/>
              </w:rPr>
              <w:t>Máximo</w:t>
            </w:r>
          </w:p>
        </w:tc>
        <w:tc>
          <w:tcPr>
            <w:tcW w:w="0" w:type="auto"/>
            <w:tcBorders>
              <w:bottom w:val="none" w:sz="0" w:space="0" w:color="auto"/>
            </w:tcBorders>
          </w:tcPr>
          <w:p w14:paraId="18A7A2EF" w14:textId="77777777" w:rsidR="0060608D" w:rsidRPr="00C8295E" w:rsidRDefault="00000000" w:rsidP="00F37A0A">
            <w:pPr>
              <w:pStyle w:val="Compact"/>
              <w:jc w:val="both"/>
              <w:rPr>
                <w:rFonts w:ascii="Arial" w:hAnsi="Arial" w:cs="Arial"/>
              </w:rPr>
            </w:pPr>
            <w:r w:rsidRPr="00C8295E">
              <w:rPr>
                <w:rFonts w:ascii="Arial" w:hAnsi="Arial" w:cs="Arial"/>
              </w:rPr>
              <w:t xml:space="preserve">D. </w:t>
            </w:r>
            <w:proofErr w:type="spellStart"/>
            <w:r w:rsidRPr="00C8295E">
              <w:rPr>
                <w:rFonts w:ascii="Arial" w:hAnsi="Arial" w:cs="Arial"/>
              </w:rPr>
              <w:t>est</w:t>
            </w:r>
            <w:proofErr w:type="spellEnd"/>
            <w:r w:rsidRPr="00C8295E">
              <w:rPr>
                <w:rFonts w:ascii="Arial" w:hAnsi="Arial" w:cs="Arial"/>
              </w:rPr>
              <w:t>.</w:t>
            </w:r>
          </w:p>
        </w:tc>
        <w:tc>
          <w:tcPr>
            <w:tcW w:w="0" w:type="auto"/>
            <w:tcBorders>
              <w:bottom w:val="none" w:sz="0" w:space="0" w:color="auto"/>
            </w:tcBorders>
          </w:tcPr>
          <w:p w14:paraId="72227A52" w14:textId="77777777" w:rsidR="0060608D" w:rsidRPr="00C8295E"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C8295E" w14:paraId="19FDF797" w14:textId="77777777" w:rsidTr="007F3647">
        <w:tc>
          <w:tcPr>
            <w:tcW w:w="0" w:type="auto"/>
          </w:tcPr>
          <w:p w14:paraId="49C12370" w14:textId="77777777" w:rsidR="0060608D" w:rsidRPr="00C8295E" w:rsidRDefault="00000000" w:rsidP="00F37A0A">
            <w:pPr>
              <w:pStyle w:val="Compact"/>
              <w:jc w:val="both"/>
              <w:rPr>
                <w:rFonts w:ascii="Arial" w:hAnsi="Arial" w:cs="Arial"/>
              </w:rPr>
            </w:pPr>
            <w:r w:rsidRPr="00C8295E">
              <w:rPr>
                <w:rFonts w:ascii="Arial" w:hAnsi="Arial" w:cs="Arial"/>
              </w:rPr>
              <w:t>Azcapotzalco</w:t>
            </w:r>
          </w:p>
        </w:tc>
        <w:tc>
          <w:tcPr>
            <w:tcW w:w="0" w:type="auto"/>
          </w:tcPr>
          <w:p w14:paraId="117966F1"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796EEA90" w14:textId="77777777" w:rsidR="0060608D" w:rsidRPr="00C8295E" w:rsidRDefault="00000000" w:rsidP="00F37A0A">
            <w:pPr>
              <w:pStyle w:val="Compact"/>
              <w:jc w:val="both"/>
              <w:rPr>
                <w:rFonts w:ascii="Arial" w:hAnsi="Arial" w:cs="Arial"/>
              </w:rPr>
            </w:pPr>
            <w:r w:rsidRPr="00C8295E">
              <w:rPr>
                <w:rFonts w:ascii="Arial" w:hAnsi="Arial" w:cs="Arial"/>
              </w:rPr>
              <w:t>2102.456</w:t>
            </w:r>
          </w:p>
        </w:tc>
        <w:tc>
          <w:tcPr>
            <w:tcW w:w="0" w:type="auto"/>
          </w:tcPr>
          <w:p w14:paraId="2F298D4D" w14:textId="77777777" w:rsidR="0060608D" w:rsidRPr="00C8295E" w:rsidRDefault="00000000" w:rsidP="00F37A0A">
            <w:pPr>
              <w:pStyle w:val="Compact"/>
              <w:jc w:val="both"/>
              <w:rPr>
                <w:rFonts w:ascii="Arial" w:hAnsi="Arial" w:cs="Arial"/>
              </w:rPr>
            </w:pPr>
            <w:r w:rsidRPr="00C8295E">
              <w:rPr>
                <w:rFonts w:ascii="Arial" w:hAnsi="Arial" w:cs="Arial"/>
              </w:rPr>
              <w:t>12090.792</w:t>
            </w:r>
          </w:p>
        </w:tc>
        <w:tc>
          <w:tcPr>
            <w:tcW w:w="0" w:type="auto"/>
          </w:tcPr>
          <w:p w14:paraId="681E8788" w14:textId="77777777" w:rsidR="0060608D" w:rsidRPr="00C8295E" w:rsidRDefault="00000000" w:rsidP="00F37A0A">
            <w:pPr>
              <w:pStyle w:val="Compact"/>
              <w:jc w:val="both"/>
              <w:rPr>
                <w:rFonts w:ascii="Arial" w:hAnsi="Arial" w:cs="Arial"/>
              </w:rPr>
            </w:pPr>
            <w:r w:rsidRPr="00C8295E">
              <w:rPr>
                <w:rFonts w:ascii="Arial" w:hAnsi="Arial" w:cs="Arial"/>
              </w:rPr>
              <w:t>16910.051</w:t>
            </w:r>
          </w:p>
        </w:tc>
        <w:tc>
          <w:tcPr>
            <w:tcW w:w="0" w:type="auto"/>
          </w:tcPr>
          <w:p w14:paraId="76424DF6" w14:textId="77777777" w:rsidR="0060608D" w:rsidRPr="00C8295E" w:rsidRDefault="00000000" w:rsidP="00F37A0A">
            <w:pPr>
              <w:pStyle w:val="Compact"/>
              <w:jc w:val="both"/>
              <w:rPr>
                <w:rFonts w:ascii="Arial" w:hAnsi="Arial" w:cs="Arial"/>
              </w:rPr>
            </w:pPr>
            <w:r w:rsidRPr="00C8295E">
              <w:rPr>
                <w:rFonts w:ascii="Arial" w:hAnsi="Arial" w:cs="Arial"/>
              </w:rPr>
              <w:t>114668.00</w:t>
            </w:r>
          </w:p>
        </w:tc>
        <w:tc>
          <w:tcPr>
            <w:tcW w:w="0" w:type="auto"/>
          </w:tcPr>
          <w:p w14:paraId="68B5C33C" w14:textId="77777777" w:rsidR="0060608D" w:rsidRPr="00C8295E" w:rsidRDefault="00000000" w:rsidP="00F37A0A">
            <w:pPr>
              <w:pStyle w:val="Compact"/>
              <w:jc w:val="both"/>
              <w:rPr>
                <w:rFonts w:ascii="Arial" w:hAnsi="Arial" w:cs="Arial"/>
              </w:rPr>
            </w:pPr>
            <w:r w:rsidRPr="00C8295E">
              <w:rPr>
                <w:rFonts w:ascii="Arial" w:hAnsi="Arial" w:cs="Arial"/>
              </w:rPr>
              <w:t>16878.831</w:t>
            </w:r>
          </w:p>
        </w:tc>
        <w:tc>
          <w:tcPr>
            <w:tcW w:w="0" w:type="auto"/>
          </w:tcPr>
          <w:p w14:paraId="200FD227" w14:textId="77777777" w:rsidR="0060608D" w:rsidRPr="00C8295E" w:rsidRDefault="00000000" w:rsidP="00F37A0A">
            <w:pPr>
              <w:pStyle w:val="Compact"/>
              <w:jc w:val="both"/>
              <w:rPr>
                <w:rFonts w:ascii="Arial" w:hAnsi="Arial" w:cs="Arial"/>
              </w:rPr>
            </w:pPr>
            <w:r w:rsidRPr="00C8295E">
              <w:rPr>
                <w:rFonts w:ascii="Arial" w:hAnsi="Arial" w:cs="Arial"/>
              </w:rPr>
              <w:t>111</w:t>
            </w:r>
          </w:p>
        </w:tc>
      </w:tr>
      <w:tr w:rsidR="0060608D" w:rsidRPr="00C8295E" w14:paraId="30B1719B" w14:textId="77777777" w:rsidTr="007F3647">
        <w:tc>
          <w:tcPr>
            <w:tcW w:w="0" w:type="auto"/>
          </w:tcPr>
          <w:p w14:paraId="3F101207" w14:textId="77777777" w:rsidR="0060608D" w:rsidRPr="00C8295E" w:rsidRDefault="00000000" w:rsidP="00F37A0A">
            <w:pPr>
              <w:pStyle w:val="Compact"/>
              <w:jc w:val="both"/>
              <w:rPr>
                <w:rFonts w:ascii="Arial" w:hAnsi="Arial" w:cs="Arial"/>
              </w:rPr>
            </w:pPr>
            <w:r w:rsidRPr="00C8295E">
              <w:rPr>
                <w:rFonts w:ascii="Arial" w:hAnsi="Arial" w:cs="Arial"/>
              </w:rPr>
              <w:t>Azcapotzalco</w:t>
            </w:r>
          </w:p>
        </w:tc>
        <w:tc>
          <w:tcPr>
            <w:tcW w:w="0" w:type="auto"/>
          </w:tcPr>
          <w:p w14:paraId="66907CE5"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50143BAD" w14:textId="77777777" w:rsidR="0060608D" w:rsidRPr="00C8295E" w:rsidRDefault="0060608D" w:rsidP="00F37A0A">
            <w:pPr>
              <w:pStyle w:val="Compact"/>
              <w:jc w:val="both"/>
              <w:rPr>
                <w:rFonts w:ascii="Arial" w:hAnsi="Arial" w:cs="Arial"/>
              </w:rPr>
            </w:pPr>
          </w:p>
        </w:tc>
        <w:tc>
          <w:tcPr>
            <w:tcW w:w="0" w:type="auto"/>
          </w:tcPr>
          <w:p w14:paraId="33423790" w14:textId="77777777" w:rsidR="0060608D" w:rsidRPr="00C8295E" w:rsidRDefault="0060608D" w:rsidP="00F37A0A">
            <w:pPr>
              <w:pStyle w:val="Compact"/>
              <w:jc w:val="both"/>
              <w:rPr>
                <w:rFonts w:ascii="Arial" w:hAnsi="Arial" w:cs="Arial"/>
              </w:rPr>
            </w:pPr>
          </w:p>
        </w:tc>
        <w:tc>
          <w:tcPr>
            <w:tcW w:w="0" w:type="auto"/>
          </w:tcPr>
          <w:p w14:paraId="0E5A4F61" w14:textId="77777777" w:rsidR="0060608D" w:rsidRPr="00C8295E" w:rsidRDefault="0060608D" w:rsidP="00F37A0A">
            <w:pPr>
              <w:pStyle w:val="Compact"/>
              <w:jc w:val="both"/>
              <w:rPr>
                <w:rFonts w:ascii="Arial" w:hAnsi="Arial" w:cs="Arial"/>
              </w:rPr>
            </w:pPr>
          </w:p>
        </w:tc>
        <w:tc>
          <w:tcPr>
            <w:tcW w:w="0" w:type="auto"/>
          </w:tcPr>
          <w:p w14:paraId="39A3FB54" w14:textId="77777777" w:rsidR="0060608D" w:rsidRPr="00C8295E" w:rsidRDefault="0060608D" w:rsidP="00F37A0A">
            <w:pPr>
              <w:pStyle w:val="Compact"/>
              <w:jc w:val="both"/>
              <w:rPr>
                <w:rFonts w:ascii="Arial" w:hAnsi="Arial" w:cs="Arial"/>
              </w:rPr>
            </w:pPr>
          </w:p>
        </w:tc>
        <w:tc>
          <w:tcPr>
            <w:tcW w:w="0" w:type="auto"/>
          </w:tcPr>
          <w:p w14:paraId="62ED9D1B" w14:textId="77777777" w:rsidR="0060608D" w:rsidRPr="00C8295E" w:rsidRDefault="0060608D" w:rsidP="00F37A0A">
            <w:pPr>
              <w:pStyle w:val="Compact"/>
              <w:jc w:val="both"/>
              <w:rPr>
                <w:rFonts w:ascii="Arial" w:hAnsi="Arial" w:cs="Arial"/>
              </w:rPr>
            </w:pPr>
          </w:p>
        </w:tc>
        <w:tc>
          <w:tcPr>
            <w:tcW w:w="0" w:type="auto"/>
          </w:tcPr>
          <w:p w14:paraId="50B0FB9C" w14:textId="77777777" w:rsidR="0060608D" w:rsidRPr="00C8295E" w:rsidRDefault="0060608D" w:rsidP="00F37A0A">
            <w:pPr>
              <w:pStyle w:val="Compact"/>
              <w:jc w:val="both"/>
              <w:rPr>
                <w:rFonts w:ascii="Arial" w:hAnsi="Arial" w:cs="Arial"/>
              </w:rPr>
            </w:pPr>
          </w:p>
        </w:tc>
      </w:tr>
      <w:tr w:rsidR="0060608D" w:rsidRPr="00C8295E" w14:paraId="41FFE50F" w14:textId="77777777" w:rsidTr="007F3647">
        <w:tc>
          <w:tcPr>
            <w:tcW w:w="0" w:type="auto"/>
          </w:tcPr>
          <w:p w14:paraId="22600A4C" w14:textId="77777777" w:rsidR="0060608D" w:rsidRPr="00C8295E" w:rsidRDefault="00000000" w:rsidP="00F37A0A">
            <w:pPr>
              <w:pStyle w:val="Compact"/>
              <w:jc w:val="both"/>
              <w:rPr>
                <w:rFonts w:ascii="Arial" w:hAnsi="Arial" w:cs="Arial"/>
              </w:rPr>
            </w:pPr>
            <w:r w:rsidRPr="00C8295E">
              <w:rPr>
                <w:rFonts w:ascii="Arial" w:hAnsi="Arial" w:cs="Arial"/>
              </w:rPr>
              <w:t>Coyoacán</w:t>
            </w:r>
          </w:p>
        </w:tc>
        <w:tc>
          <w:tcPr>
            <w:tcW w:w="0" w:type="auto"/>
          </w:tcPr>
          <w:p w14:paraId="5977C7EB"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633D790E" w14:textId="77777777" w:rsidR="0060608D" w:rsidRPr="00C8295E" w:rsidRDefault="00000000" w:rsidP="00F37A0A">
            <w:pPr>
              <w:pStyle w:val="Compact"/>
              <w:jc w:val="both"/>
              <w:rPr>
                <w:rFonts w:ascii="Arial" w:hAnsi="Arial" w:cs="Arial"/>
              </w:rPr>
            </w:pPr>
            <w:r w:rsidRPr="00C8295E">
              <w:rPr>
                <w:rFonts w:ascii="Arial" w:hAnsi="Arial" w:cs="Arial"/>
              </w:rPr>
              <w:t>1551.186</w:t>
            </w:r>
          </w:p>
        </w:tc>
        <w:tc>
          <w:tcPr>
            <w:tcW w:w="0" w:type="auto"/>
          </w:tcPr>
          <w:p w14:paraId="485A0380" w14:textId="77777777" w:rsidR="0060608D" w:rsidRPr="00C8295E" w:rsidRDefault="00000000" w:rsidP="00F37A0A">
            <w:pPr>
              <w:pStyle w:val="Compact"/>
              <w:jc w:val="both"/>
              <w:rPr>
                <w:rFonts w:ascii="Arial" w:hAnsi="Arial" w:cs="Arial"/>
              </w:rPr>
            </w:pPr>
            <w:r w:rsidRPr="00C8295E">
              <w:rPr>
                <w:rFonts w:ascii="Arial" w:hAnsi="Arial" w:cs="Arial"/>
              </w:rPr>
              <w:t>11696.878</w:t>
            </w:r>
          </w:p>
        </w:tc>
        <w:tc>
          <w:tcPr>
            <w:tcW w:w="0" w:type="auto"/>
          </w:tcPr>
          <w:p w14:paraId="4045112E" w14:textId="77777777" w:rsidR="0060608D" w:rsidRPr="00C8295E" w:rsidRDefault="00000000" w:rsidP="00F37A0A">
            <w:pPr>
              <w:pStyle w:val="Compact"/>
              <w:jc w:val="both"/>
              <w:rPr>
                <w:rFonts w:ascii="Arial" w:hAnsi="Arial" w:cs="Arial"/>
              </w:rPr>
            </w:pPr>
            <w:r w:rsidRPr="00C8295E">
              <w:rPr>
                <w:rFonts w:ascii="Arial" w:hAnsi="Arial" w:cs="Arial"/>
              </w:rPr>
              <w:t>14677.289</w:t>
            </w:r>
          </w:p>
        </w:tc>
        <w:tc>
          <w:tcPr>
            <w:tcW w:w="0" w:type="auto"/>
          </w:tcPr>
          <w:p w14:paraId="34B0D6B9" w14:textId="77777777" w:rsidR="0060608D" w:rsidRPr="00C8295E" w:rsidRDefault="00000000" w:rsidP="00F37A0A">
            <w:pPr>
              <w:pStyle w:val="Compact"/>
              <w:jc w:val="both"/>
              <w:rPr>
                <w:rFonts w:ascii="Arial" w:hAnsi="Arial" w:cs="Arial"/>
              </w:rPr>
            </w:pPr>
            <w:r w:rsidRPr="00C8295E">
              <w:rPr>
                <w:rFonts w:ascii="Arial" w:hAnsi="Arial" w:cs="Arial"/>
              </w:rPr>
              <w:t>83211.33</w:t>
            </w:r>
          </w:p>
        </w:tc>
        <w:tc>
          <w:tcPr>
            <w:tcW w:w="0" w:type="auto"/>
          </w:tcPr>
          <w:p w14:paraId="7F2A35D8" w14:textId="77777777" w:rsidR="0060608D" w:rsidRPr="00C8295E" w:rsidRDefault="00000000" w:rsidP="00F37A0A">
            <w:pPr>
              <w:pStyle w:val="Compact"/>
              <w:jc w:val="both"/>
              <w:rPr>
                <w:rFonts w:ascii="Arial" w:hAnsi="Arial" w:cs="Arial"/>
              </w:rPr>
            </w:pPr>
            <w:r w:rsidRPr="00C8295E">
              <w:rPr>
                <w:rFonts w:ascii="Arial" w:hAnsi="Arial" w:cs="Arial"/>
              </w:rPr>
              <w:t>12202.847</w:t>
            </w:r>
          </w:p>
        </w:tc>
        <w:tc>
          <w:tcPr>
            <w:tcW w:w="0" w:type="auto"/>
          </w:tcPr>
          <w:p w14:paraId="116099FB" w14:textId="77777777" w:rsidR="0060608D" w:rsidRPr="00C8295E" w:rsidRDefault="00000000" w:rsidP="00F37A0A">
            <w:pPr>
              <w:pStyle w:val="Compact"/>
              <w:jc w:val="both"/>
              <w:rPr>
                <w:rFonts w:ascii="Arial" w:hAnsi="Arial" w:cs="Arial"/>
              </w:rPr>
            </w:pPr>
            <w:r w:rsidRPr="00C8295E">
              <w:rPr>
                <w:rFonts w:ascii="Arial" w:hAnsi="Arial" w:cs="Arial"/>
              </w:rPr>
              <w:t>105</w:t>
            </w:r>
          </w:p>
        </w:tc>
      </w:tr>
      <w:tr w:rsidR="0060608D" w:rsidRPr="00C8295E" w14:paraId="77926C64" w14:textId="77777777" w:rsidTr="007F3647">
        <w:tc>
          <w:tcPr>
            <w:tcW w:w="0" w:type="auto"/>
          </w:tcPr>
          <w:p w14:paraId="1103571B" w14:textId="77777777" w:rsidR="0060608D" w:rsidRPr="00C8295E" w:rsidRDefault="00000000" w:rsidP="00F37A0A">
            <w:pPr>
              <w:pStyle w:val="Compact"/>
              <w:jc w:val="both"/>
              <w:rPr>
                <w:rFonts w:ascii="Arial" w:hAnsi="Arial" w:cs="Arial"/>
              </w:rPr>
            </w:pPr>
            <w:r w:rsidRPr="00C8295E">
              <w:rPr>
                <w:rFonts w:ascii="Arial" w:hAnsi="Arial" w:cs="Arial"/>
              </w:rPr>
              <w:t>Coyoacán</w:t>
            </w:r>
          </w:p>
        </w:tc>
        <w:tc>
          <w:tcPr>
            <w:tcW w:w="0" w:type="auto"/>
          </w:tcPr>
          <w:p w14:paraId="48315471"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27813E48" w14:textId="77777777" w:rsidR="0060608D" w:rsidRPr="00C8295E" w:rsidRDefault="0060608D" w:rsidP="00F37A0A">
            <w:pPr>
              <w:pStyle w:val="Compact"/>
              <w:jc w:val="both"/>
              <w:rPr>
                <w:rFonts w:ascii="Arial" w:hAnsi="Arial" w:cs="Arial"/>
              </w:rPr>
            </w:pPr>
          </w:p>
        </w:tc>
        <w:tc>
          <w:tcPr>
            <w:tcW w:w="0" w:type="auto"/>
          </w:tcPr>
          <w:p w14:paraId="243F11B8" w14:textId="77777777" w:rsidR="0060608D" w:rsidRPr="00C8295E" w:rsidRDefault="0060608D" w:rsidP="00F37A0A">
            <w:pPr>
              <w:pStyle w:val="Compact"/>
              <w:jc w:val="both"/>
              <w:rPr>
                <w:rFonts w:ascii="Arial" w:hAnsi="Arial" w:cs="Arial"/>
              </w:rPr>
            </w:pPr>
          </w:p>
        </w:tc>
        <w:tc>
          <w:tcPr>
            <w:tcW w:w="0" w:type="auto"/>
          </w:tcPr>
          <w:p w14:paraId="22979736" w14:textId="77777777" w:rsidR="0060608D" w:rsidRPr="00C8295E" w:rsidRDefault="0060608D" w:rsidP="00F37A0A">
            <w:pPr>
              <w:pStyle w:val="Compact"/>
              <w:jc w:val="both"/>
              <w:rPr>
                <w:rFonts w:ascii="Arial" w:hAnsi="Arial" w:cs="Arial"/>
              </w:rPr>
            </w:pPr>
          </w:p>
        </w:tc>
        <w:tc>
          <w:tcPr>
            <w:tcW w:w="0" w:type="auto"/>
          </w:tcPr>
          <w:p w14:paraId="2C90C484" w14:textId="77777777" w:rsidR="0060608D" w:rsidRPr="00C8295E" w:rsidRDefault="0060608D" w:rsidP="00F37A0A">
            <w:pPr>
              <w:pStyle w:val="Compact"/>
              <w:jc w:val="both"/>
              <w:rPr>
                <w:rFonts w:ascii="Arial" w:hAnsi="Arial" w:cs="Arial"/>
              </w:rPr>
            </w:pPr>
          </w:p>
        </w:tc>
        <w:tc>
          <w:tcPr>
            <w:tcW w:w="0" w:type="auto"/>
          </w:tcPr>
          <w:p w14:paraId="48CFC3E2" w14:textId="77777777" w:rsidR="0060608D" w:rsidRPr="00C8295E" w:rsidRDefault="0060608D" w:rsidP="00F37A0A">
            <w:pPr>
              <w:pStyle w:val="Compact"/>
              <w:jc w:val="both"/>
              <w:rPr>
                <w:rFonts w:ascii="Arial" w:hAnsi="Arial" w:cs="Arial"/>
              </w:rPr>
            </w:pPr>
          </w:p>
        </w:tc>
        <w:tc>
          <w:tcPr>
            <w:tcW w:w="0" w:type="auto"/>
          </w:tcPr>
          <w:p w14:paraId="659A9D53" w14:textId="77777777" w:rsidR="0060608D" w:rsidRPr="00C8295E" w:rsidRDefault="0060608D" w:rsidP="00F37A0A">
            <w:pPr>
              <w:pStyle w:val="Compact"/>
              <w:jc w:val="both"/>
              <w:rPr>
                <w:rFonts w:ascii="Arial" w:hAnsi="Arial" w:cs="Arial"/>
              </w:rPr>
            </w:pPr>
          </w:p>
        </w:tc>
      </w:tr>
      <w:tr w:rsidR="0060608D" w:rsidRPr="00C8295E" w14:paraId="54D21938" w14:textId="77777777" w:rsidTr="007F3647">
        <w:tc>
          <w:tcPr>
            <w:tcW w:w="0" w:type="auto"/>
          </w:tcPr>
          <w:p w14:paraId="4755201B" w14:textId="77777777" w:rsidR="0060608D" w:rsidRPr="00C8295E" w:rsidRDefault="00000000" w:rsidP="00F37A0A">
            <w:pPr>
              <w:pStyle w:val="Compact"/>
              <w:jc w:val="both"/>
              <w:rPr>
                <w:rFonts w:ascii="Arial" w:hAnsi="Arial" w:cs="Arial"/>
              </w:rPr>
            </w:pPr>
            <w:r w:rsidRPr="00C8295E">
              <w:rPr>
                <w:rFonts w:ascii="Arial" w:hAnsi="Arial" w:cs="Arial"/>
              </w:rPr>
              <w:t>Cuajimalpa de Morelos</w:t>
            </w:r>
          </w:p>
        </w:tc>
        <w:tc>
          <w:tcPr>
            <w:tcW w:w="0" w:type="auto"/>
          </w:tcPr>
          <w:p w14:paraId="27BD7551"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2A4A5F2C" w14:textId="77777777" w:rsidR="0060608D" w:rsidRPr="00C8295E" w:rsidRDefault="00000000" w:rsidP="00F37A0A">
            <w:pPr>
              <w:pStyle w:val="Compact"/>
              <w:jc w:val="both"/>
              <w:rPr>
                <w:rFonts w:ascii="Arial" w:hAnsi="Arial" w:cs="Arial"/>
              </w:rPr>
            </w:pPr>
            <w:r w:rsidRPr="00C8295E">
              <w:rPr>
                <w:rFonts w:ascii="Arial" w:hAnsi="Arial" w:cs="Arial"/>
              </w:rPr>
              <w:t>3177.718</w:t>
            </w:r>
          </w:p>
        </w:tc>
        <w:tc>
          <w:tcPr>
            <w:tcW w:w="0" w:type="auto"/>
          </w:tcPr>
          <w:p w14:paraId="0231DE0D" w14:textId="77777777" w:rsidR="0060608D" w:rsidRPr="00C8295E" w:rsidRDefault="00000000" w:rsidP="00F37A0A">
            <w:pPr>
              <w:pStyle w:val="Compact"/>
              <w:jc w:val="both"/>
              <w:rPr>
                <w:rFonts w:ascii="Arial" w:hAnsi="Arial" w:cs="Arial"/>
              </w:rPr>
            </w:pPr>
            <w:r w:rsidRPr="00C8295E">
              <w:rPr>
                <w:rFonts w:ascii="Arial" w:hAnsi="Arial" w:cs="Arial"/>
              </w:rPr>
              <w:t>8461.970</w:t>
            </w:r>
          </w:p>
        </w:tc>
        <w:tc>
          <w:tcPr>
            <w:tcW w:w="0" w:type="auto"/>
          </w:tcPr>
          <w:p w14:paraId="4E203BA4" w14:textId="77777777" w:rsidR="0060608D" w:rsidRPr="00C8295E" w:rsidRDefault="00000000" w:rsidP="00F37A0A">
            <w:pPr>
              <w:pStyle w:val="Compact"/>
              <w:jc w:val="both"/>
              <w:rPr>
                <w:rFonts w:ascii="Arial" w:hAnsi="Arial" w:cs="Arial"/>
              </w:rPr>
            </w:pPr>
            <w:r w:rsidRPr="00C8295E">
              <w:rPr>
                <w:rFonts w:ascii="Arial" w:hAnsi="Arial" w:cs="Arial"/>
              </w:rPr>
              <w:t>14948.206</w:t>
            </w:r>
          </w:p>
        </w:tc>
        <w:tc>
          <w:tcPr>
            <w:tcW w:w="0" w:type="auto"/>
          </w:tcPr>
          <w:p w14:paraId="459CCEC8" w14:textId="77777777" w:rsidR="0060608D" w:rsidRPr="00C8295E" w:rsidRDefault="00000000" w:rsidP="00F37A0A">
            <w:pPr>
              <w:pStyle w:val="Compact"/>
              <w:jc w:val="both"/>
              <w:rPr>
                <w:rFonts w:ascii="Arial" w:hAnsi="Arial" w:cs="Arial"/>
              </w:rPr>
            </w:pPr>
            <w:r w:rsidRPr="00C8295E">
              <w:rPr>
                <w:rFonts w:ascii="Arial" w:hAnsi="Arial" w:cs="Arial"/>
              </w:rPr>
              <w:t>118785.32</w:t>
            </w:r>
          </w:p>
        </w:tc>
        <w:tc>
          <w:tcPr>
            <w:tcW w:w="0" w:type="auto"/>
          </w:tcPr>
          <w:p w14:paraId="2BB5B516" w14:textId="77777777" w:rsidR="0060608D" w:rsidRPr="00C8295E" w:rsidRDefault="00000000" w:rsidP="00F37A0A">
            <w:pPr>
              <w:pStyle w:val="Compact"/>
              <w:jc w:val="both"/>
              <w:rPr>
                <w:rFonts w:ascii="Arial" w:hAnsi="Arial" w:cs="Arial"/>
              </w:rPr>
            </w:pPr>
            <w:r w:rsidRPr="00C8295E">
              <w:rPr>
                <w:rFonts w:ascii="Arial" w:hAnsi="Arial" w:cs="Arial"/>
              </w:rPr>
              <w:t>19527.767</w:t>
            </w:r>
          </w:p>
        </w:tc>
        <w:tc>
          <w:tcPr>
            <w:tcW w:w="0" w:type="auto"/>
          </w:tcPr>
          <w:p w14:paraId="74F0CC14" w14:textId="77777777" w:rsidR="0060608D" w:rsidRPr="00C8295E" w:rsidRDefault="00000000" w:rsidP="00F37A0A">
            <w:pPr>
              <w:pStyle w:val="Compact"/>
              <w:jc w:val="both"/>
              <w:rPr>
                <w:rFonts w:ascii="Arial" w:hAnsi="Arial" w:cs="Arial"/>
              </w:rPr>
            </w:pPr>
            <w:r w:rsidRPr="00C8295E">
              <w:rPr>
                <w:rFonts w:ascii="Arial" w:hAnsi="Arial" w:cs="Arial"/>
              </w:rPr>
              <w:t>53</w:t>
            </w:r>
          </w:p>
        </w:tc>
      </w:tr>
      <w:tr w:rsidR="0060608D" w:rsidRPr="00C8295E" w14:paraId="0CCF0815" w14:textId="77777777" w:rsidTr="007F3647">
        <w:tc>
          <w:tcPr>
            <w:tcW w:w="0" w:type="auto"/>
          </w:tcPr>
          <w:p w14:paraId="1B1E6039" w14:textId="77777777" w:rsidR="0060608D" w:rsidRPr="00C8295E" w:rsidRDefault="00000000" w:rsidP="00F37A0A">
            <w:pPr>
              <w:pStyle w:val="Compact"/>
              <w:jc w:val="both"/>
              <w:rPr>
                <w:rFonts w:ascii="Arial" w:hAnsi="Arial" w:cs="Arial"/>
              </w:rPr>
            </w:pPr>
            <w:r w:rsidRPr="00C8295E">
              <w:rPr>
                <w:rFonts w:ascii="Arial" w:hAnsi="Arial" w:cs="Arial"/>
              </w:rPr>
              <w:t>Cuajimalpa de Morelos</w:t>
            </w:r>
          </w:p>
        </w:tc>
        <w:tc>
          <w:tcPr>
            <w:tcW w:w="0" w:type="auto"/>
          </w:tcPr>
          <w:p w14:paraId="775E2D3E"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72FA88C0" w14:textId="77777777" w:rsidR="0060608D" w:rsidRPr="00C8295E" w:rsidRDefault="0060608D" w:rsidP="00F37A0A">
            <w:pPr>
              <w:pStyle w:val="Compact"/>
              <w:jc w:val="both"/>
              <w:rPr>
                <w:rFonts w:ascii="Arial" w:hAnsi="Arial" w:cs="Arial"/>
              </w:rPr>
            </w:pPr>
          </w:p>
        </w:tc>
        <w:tc>
          <w:tcPr>
            <w:tcW w:w="0" w:type="auto"/>
          </w:tcPr>
          <w:p w14:paraId="105D16E1" w14:textId="77777777" w:rsidR="0060608D" w:rsidRPr="00C8295E" w:rsidRDefault="0060608D" w:rsidP="00F37A0A">
            <w:pPr>
              <w:pStyle w:val="Compact"/>
              <w:jc w:val="both"/>
              <w:rPr>
                <w:rFonts w:ascii="Arial" w:hAnsi="Arial" w:cs="Arial"/>
              </w:rPr>
            </w:pPr>
          </w:p>
        </w:tc>
        <w:tc>
          <w:tcPr>
            <w:tcW w:w="0" w:type="auto"/>
          </w:tcPr>
          <w:p w14:paraId="5E436338" w14:textId="77777777" w:rsidR="0060608D" w:rsidRPr="00C8295E" w:rsidRDefault="0060608D" w:rsidP="00F37A0A">
            <w:pPr>
              <w:pStyle w:val="Compact"/>
              <w:jc w:val="both"/>
              <w:rPr>
                <w:rFonts w:ascii="Arial" w:hAnsi="Arial" w:cs="Arial"/>
              </w:rPr>
            </w:pPr>
          </w:p>
        </w:tc>
        <w:tc>
          <w:tcPr>
            <w:tcW w:w="0" w:type="auto"/>
          </w:tcPr>
          <w:p w14:paraId="5A423EFF" w14:textId="77777777" w:rsidR="0060608D" w:rsidRPr="00C8295E" w:rsidRDefault="0060608D" w:rsidP="00F37A0A">
            <w:pPr>
              <w:pStyle w:val="Compact"/>
              <w:jc w:val="both"/>
              <w:rPr>
                <w:rFonts w:ascii="Arial" w:hAnsi="Arial" w:cs="Arial"/>
              </w:rPr>
            </w:pPr>
          </w:p>
        </w:tc>
        <w:tc>
          <w:tcPr>
            <w:tcW w:w="0" w:type="auto"/>
          </w:tcPr>
          <w:p w14:paraId="3A77ACCE" w14:textId="77777777" w:rsidR="0060608D" w:rsidRPr="00C8295E" w:rsidRDefault="0060608D" w:rsidP="00F37A0A">
            <w:pPr>
              <w:pStyle w:val="Compact"/>
              <w:jc w:val="both"/>
              <w:rPr>
                <w:rFonts w:ascii="Arial" w:hAnsi="Arial" w:cs="Arial"/>
              </w:rPr>
            </w:pPr>
          </w:p>
        </w:tc>
        <w:tc>
          <w:tcPr>
            <w:tcW w:w="0" w:type="auto"/>
          </w:tcPr>
          <w:p w14:paraId="1C2D3175" w14:textId="77777777" w:rsidR="0060608D" w:rsidRPr="00C8295E" w:rsidRDefault="0060608D" w:rsidP="00F37A0A">
            <w:pPr>
              <w:pStyle w:val="Compact"/>
              <w:jc w:val="both"/>
              <w:rPr>
                <w:rFonts w:ascii="Arial" w:hAnsi="Arial" w:cs="Arial"/>
              </w:rPr>
            </w:pPr>
          </w:p>
        </w:tc>
      </w:tr>
      <w:tr w:rsidR="0060608D" w:rsidRPr="00C8295E" w14:paraId="2B5AE9AF" w14:textId="77777777" w:rsidTr="007F3647">
        <w:tc>
          <w:tcPr>
            <w:tcW w:w="0" w:type="auto"/>
          </w:tcPr>
          <w:p w14:paraId="7D75D867" w14:textId="77777777" w:rsidR="0060608D" w:rsidRPr="00C8295E" w:rsidRDefault="00000000" w:rsidP="00F37A0A">
            <w:pPr>
              <w:pStyle w:val="Compact"/>
              <w:jc w:val="both"/>
              <w:rPr>
                <w:rFonts w:ascii="Arial" w:hAnsi="Arial" w:cs="Arial"/>
              </w:rPr>
            </w:pPr>
            <w:r w:rsidRPr="00C8295E">
              <w:rPr>
                <w:rFonts w:ascii="Arial" w:hAnsi="Arial" w:cs="Arial"/>
              </w:rPr>
              <w:t>Gustavo A. Madero</w:t>
            </w:r>
          </w:p>
        </w:tc>
        <w:tc>
          <w:tcPr>
            <w:tcW w:w="0" w:type="auto"/>
          </w:tcPr>
          <w:p w14:paraId="2CFBF243"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5889BE25" w14:textId="77777777" w:rsidR="0060608D" w:rsidRPr="00C8295E" w:rsidRDefault="00000000" w:rsidP="00F37A0A">
            <w:pPr>
              <w:pStyle w:val="Compact"/>
              <w:jc w:val="both"/>
              <w:rPr>
                <w:rFonts w:ascii="Arial" w:hAnsi="Arial" w:cs="Arial"/>
              </w:rPr>
            </w:pPr>
            <w:r w:rsidRPr="00C8295E">
              <w:rPr>
                <w:rFonts w:ascii="Arial" w:hAnsi="Arial" w:cs="Arial"/>
              </w:rPr>
              <w:t>781.046</w:t>
            </w:r>
          </w:p>
        </w:tc>
        <w:tc>
          <w:tcPr>
            <w:tcW w:w="0" w:type="auto"/>
          </w:tcPr>
          <w:p w14:paraId="3750680F" w14:textId="77777777" w:rsidR="0060608D" w:rsidRPr="00C8295E" w:rsidRDefault="00000000" w:rsidP="00F37A0A">
            <w:pPr>
              <w:pStyle w:val="Compact"/>
              <w:jc w:val="both"/>
              <w:rPr>
                <w:rFonts w:ascii="Arial" w:hAnsi="Arial" w:cs="Arial"/>
              </w:rPr>
            </w:pPr>
            <w:r w:rsidRPr="00C8295E">
              <w:rPr>
                <w:rFonts w:ascii="Arial" w:hAnsi="Arial" w:cs="Arial"/>
              </w:rPr>
              <w:t>7787.525</w:t>
            </w:r>
          </w:p>
        </w:tc>
        <w:tc>
          <w:tcPr>
            <w:tcW w:w="0" w:type="auto"/>
          </w:tcPr>
          <w:p w14:paraId="22B4E064" w14:textId="77777777" w:rsidR="0060608D" w:rsidRPr="00C8295E" w:rsidRDefault="00000000" w:rsidP="00F37A0A">
            <w:pPr>
              <w:pStyle w:val="Compact"/>
              <w:jc w:val="both"/>
              <w:rPr>
                <w:rFonts w:ascii="Arial" w:hAnsi="Arial" w:cs="Arial"/>
              </w:rPr>
            </w:pPr>
            <w:r w:rsidRPr="00C8295E">
              <w:rPr>
                <w:rFonts w:ascii="Arial" w:hAnsi="Arial" w:cs="Arial"/>
              </w:rPr>
              <w:t>10774.117</w:t>
            </w:r>
          </w:p>
        </w:tc>
        <w:tc>
          <w:tcPr>
            <w:tcW w:w="0" w:type="auto"/>
          </w:tcPr>
          <w:p w14:paraId="1011271C" w14:textId="77777777" w:rsidR="0060608D" w:rsidRPr="00C8295E" w:rsidRDefault="00000000" w:rsidP="00F37A0A">
            <w:pPr>
              <w:pStyle w:val="Compact"/>
              <w:jc w:val="both"/>
              <w:rPr>
                <w:rFonts w:ascii="Arial" w:hAnsi="Arial" w:cs="Arial"/>
              </w:rPr>
            </w:pPr>
            <w:r w:rsidRPr="00C8295E">
              <w:rPr>
                <w:rFonts w:ascii="Arial" w:hAnsi="Arial" w:cs="Arial"/>
              </w:rPr>
              <w:t>68570.14</w:t>
            </w:r>
          </w:p>
        </w:tc>
        <w:tc>
          <w:tcPr>
            <w:tcW w:w="0" w:type="auto"/>
          </w:tcPr>
          <w:p w14:paraId="7D161B49" w14:textId="77777777" w:rsidR="0060608D" w:rsidRPr="00C8295E" w:rsidRDefault="00000000" w:rsidP="00F37A0A">
            <w:pPr>
              <w:pStyle w:val="Compact"/>
              <w:jc w:val="both"/>
              <w:rPr>
                <w:rFonts w:ascii="Arial" w:hAnsi="Arial" w:cs="Arial"/>
              </w:rPr>
            </w:pPr>
            <w:r w:rsidRPr="00C8295E">
              <w:rPr>
                <w:rFonts w:ascii="Arial" w:hAnsi="Arial" w:cs="Arial"/>
              </w:rPr>
              <w:t>9824.513</w:t>
            </w:r>
          </w:p>
        </w:tc>
        <w:tc>
          <w:tcPr>
            <w:tcW w:w="0" w:type="auto"/>
          </w:tcPr>
          <w:p w14:paraId="5421AF9D" w14:textId="77777777" w:rsidR="0060608D" w:rsidRPr="00C8295E" w:rsidRDefault="00000000" w:rsidP="00F37A0A">
            <w:pPr>
              <w:pStyle w:val="Compact"/>
              <w:jc w:val="both"/>
              <w:rPr>
                <w:rFonts w:ascii="Arial" w:hAnsi="Arial" w:cs="Arial"/>
              </w:rPr>
            </w:pPr>
            <w:r w:rsidRPr="00C8295E">
              <w:rPr>
                <w:rFonts w:ascii="Arial" w:hAnsi="Arial" w:cs="Arial"/>
              </w:rPr>
              <w:t>252</w:t>
            </w:r>
          </w:p>
        </w:tc>
      </w:tr>
      <w:tr w:rsidR="0060608D" w:rsidRPr="00C8295E" w14:paraId="735D738B" w14:textId="77777777" w:rsidTr="007F3647">
        <w:tc>
          <w:tcPr>
            <w:tcW w:w="0" w:type="auto"/>
          </w:tcPr>
          <w:p w14:paraId="59C3BBA2" w14:textId="77777777" w:rsidR="0060608D" w:rsidRPr="00C8295E" w:rsidRDefault="00000000" w:rsidP="00F37A0A">
            <w:pPr>
              <w:pStyle w:val="Compact"/>
              <w:jc w:val="both"/>
              <w:rPr>
                <w:rFonts w:ascii="Arial" w:hAnsi="Arial" w:cs="Arial"/>
              </w:rPr>
            </w:pPr>
            <w:r w:rsidRPr="00C8295E">
              <w:rPr>
                <w:rFonts w:ascii="Arial" w:hAnsi="Arial" w:cs="Arial"/>
              </w:rPr>
              <w:t>Gustavo A. Madero</w:t>
            </w:r>
          </w:p>
        </w:tc>
        <w:tc>
          <w:tcPr>
            <w:tcW w:w="0" w:type="auto"/>
          </w:tcPr>
          <w:p w14:paraId="4502269E"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7E906365" w14:textId="77777777" w:rsidR="0060608D" w:rsidRPr="00C8295E" w:rsidRDefault="0060608D" w:rsidP="00F37A0A">
            <w:pPr>
              <w:pStyle w:val="Compact"/>
              <w:jc w:val="both"/>
              <w:rPr>
                <w:rFonts w:ascii="Arial" w:hAnsi="Arial" w:cs="Arial"/>
              </w:rPr>
            </w:pPr>
          </w:p>
        </w:tc>
        <w:tc>
          <w:tcPr>
            <w:tcW w:w="0" w:type="auto"/>
          </w:tcPr>
          <w:p w14:paraId="04421E65" w14:textId="77777777" w:rsidR="0060608D" w:rsidRPr="00C8295E" w:rsidRDefault="0060608D" w:rsidP="00F37A0A">
            <w:pPr>
              <w:pStyle w:val="Compact"/>
              <w:jc w:val="both"/>
              <w:rPr>
                <w:rFonts w:ascii="Arial" w:hAnsi="Arial" w:cs="Arial"/>
              </w:rPr>
            </w:pPr>
          </w:p>
        </w:tc>
        <w:tc>
          <w:tcPr>
            <w:tcW w:w="0" w:type="auto"/>
          </w:tcPr>
          <w:p w14:paraId="7794B02D" w14:textId="77777777" w:rsidR="0060608D" w:rsidRPr="00C8295E" w:rsidRDefault="0060608D" w:rsidP="00F37A0A">
            <w:pPr>
              <w:pStyle w:val="Compact"/>
              <w:jc w:val="both"/>
              <w:rPr>
                <w:rFonts w:ascii="Arial" w:hAnsi="Arial" w:cs="Arial"/>
              </w:rPr>
            </w:pPr>
          </w:p>
        </w:tc>
        <w:tc>
          <w:tcPr>
            <w:tcW w:w="0" w:type="auto"/>
          </w:tcPr>
          <w:p w14:paraId="1E37A3FD" w14:textId="77777777" w:rsidR="0060608D" w:rsidRPr="00C8295E" w:rsidRDefault="0060608D" w:rsidP="00F37A0A">
            <w:pPr>
              <w:pStyle w:val="Compact"/>
              <w:jc w:val="both"/>
              <w:rPr>
                <w:rFonts w:ascii="Arial" w:hAnsi="Arial" w:cs="Arial"/>
              </w:rPr>
            </w:pPr>
          </w:p>
        </w:tc>
        <w:tc>
          <w:tcPr>
            <w:tcW w:w="0" w:type="auto"/>
          </w:tcPr>
          <w:p w14:paraId="579ADB47" w14:textId="77777777" w:rsidR="0060608D" w:rsidRPr="00C8295E" w:rsidRDefault="0060608D" w:rsidP="00F37A0A">
            <w:pPr>
              <w:pStyle w:val="Compact"/>
              <w:jc w:val="both"/>
              <w:rPr>
                <w:rFonts w:ascii="Arial" w:hAnsi="Arial" w:cs="Arial"/>
              </w:rPr>
            </w:pPr>
          </w:p>
        </w:tc>
        <w:tc>
          <w:tcPr>
            <w:tcW w:w="0" w:type="auto"/>
          </w:tcPr>
          <w:p w14:paraId="6ADB1FBD" w14:textId="77777777" w:rsidR="0060608D" w:rsidRPr="00C8295E" w:rsidRDefault="0060608D" w:rsidP="00F37A0A">
            <w:pPr>
              <w:pStyle w:val="Compact"/>
              <w:jc w:val="both"/>
              <w:rPr>
                <w:rFonts w:ascii="Arial" w:hAnsi="Arial" w:cs="Arial"/>
              </w:rPr>
            </w:pPr>
          </w:p>
        </w:tc>
      </w:tr>
      <w:tr w:rsidR="0060608D" w:rsidRPr="00C8295E" w14:paraId="61D41B0C" w14:textId="77777777" w:rsidTr="007F3647">
        <w:tc>
          <w:tcPr>
            <w:tcW w:w="0" w:type="auto"/>
          </w:tcPr>
          <w:p w14:paraId="63268C43" w14:textId="77777777" w:rsidR="0060608D" w:rsidRPr="00C8295E" w:rsidRDefault="00000000" w:rsidP="00F37A0A">
            <w:pPr>
              <w:pStyle w:val="Compact"/>
              <w:jc w:val="both"/>
              <w:rPr>
                <w:rFonts w:ascii="Arial" w:hAnsi="Arial" w:cs="Arial"/>
              </w:rPr>
            </w:pPr>
            <w:r w:rsidRPr="00C8295E">
              <w:rPr>
                <w:rFonts w:ascii="Arial" w:hAnsi="Arial" w:cs="Arial"/>
              </w:rPr>
              <w:t>Iztacalco</w:t>
            </w:r>
          </w:p>
        </w:tc>
        <w:tc>
          <w:tcPr>
            <w:tcW w:w="0" w:type="auto"/>
          </w:tcPr>
          <w:p w14:paraId="58DFCE6A"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1CFE9DD0" w14:textId="77777777" w:rsidR="0060608D" w:rsidRPr="00C8295E" w:rsidRDefault="00000000" w:rsidP="00F37A0A">
            <w:pPr>
              <w:pStyle w:val="Compact"/>
              <w:jc w:val="both"/>
              <w:rPr>
                <w:rFonts w:ascii="Arial" w:hAnsi="Arial" w:cs="Arial"/>
              </w:rPr>
            </w:pPr>
            <w:r w:rsidRPr="00C8295E">
              <w:rPr>
                <w:rFonts w:ascii="Arial" w:hAnsi="Arial" w:cs="Arial"/>
              </w:rPr>
              <w:t>631.123</w:t>
            </w:r>
          </w:p>
        </w:tc>
        <w:tc>
          <w:tcPr>
            <w:tcW w:w="0" w:type="auto"/>
          </w:tcPr>
          <w:p w14:paraId="6EF8FE37" w14:textId="77777777" w:rsidR="0060608D" w:rsidRPr="00C8295E" w:rsidRDefault="00000000" w:rsidP="00F37A0A">
            <w:pPr>
              <w:pStyle w:val="Compact"/>
              <w:jc w:val="both"/>
              <w:rPr>
                <w:rFonts w:ascii="Arial" w:hAnsi="Arial" w:cs="Arial"/>
              </w:rPr>
            </w:pPr>
            <w:r w:rsidRPr="00C8295E">
              <w:rPr>
                <w:rFonts w:ascii="Arial" w:hAnsi="Arial" w:cs="Arial"/>
              </w:rPr>
              <w:t>8913.196</w:t>
            </w:r>
          </w:p>
        </w:tc>
        <w:tc>
          <w:tcPr>
            <w:tcW w:w="0" w:type="auto"/>
          </w:tcPr>
          <w:p w14:paraId="613D7306" w14:textId="77777777" w:rsidR="0060608D" w:rsidRPr="00C8295E" w:rsidRDefault="00000000" w:rsidP="00F37A0A">
            <w:pPr>
              <w:pStyle w:val="Compact"/>
              <w:jc w:val="both"/>
              <w:rPr>
                <w:rFonts w:ascii="Arial" w:hAnsi="Arial" w:cs="Arial"/>
              </w:rPr>
            </w:pPr>
            <w:r w:rsidRPr="00C8295E">
              <w:rPr>
                <w:rFonts w:ascii="Arial" w:hAnsi="Arial" w:cs="Arial"/>
              </w:rPr>
              <w:t>13545.988</w:t>
            </w:r>
          </w:p>
        </w:tc>
        <w:tc>
          <w:tcPr>
            <w:tcW w:w="0" w:type="auto"/>
          </w:tcPr>
          <w:p w14:paraId="0D728E84" w14:textId="77777777" w:rsidR="0060608D" w:rsidRPr="00C8295E" w:rsidRDefault="00000000" w:rsidP="00F37A0A">
            <w:pPr>
              <w:pStyle w:val="Compact"/>
              <w:jc w:val="both"/>
              <w:rPr>
                <w:rFonts w:ascii="Arial" w:hAnsi="Arial" w:cs="Arial"/>
              </w:rPr>
            </w:pPr>
            <w:r w:rsidRPr="00C8295E">
              <w:rPr>
                <w:rFonts w:ascii="Arial" w:hAnsi="Arial" w:cs="Arial"/>
              </w:rPr>
              <w:t>61666.93</w:t>
            </w:r>
          </w:p>
        </w:tc>
        <w:tc>
          <w:tcPr>
            <w:tcW w:w="0" w:type="auto"/>
          </w:tcPr>
          <w:p w14:paraId="7ED20F8D" w14:textId="77777777" w:rsidR="0060608D" w:rsidRPr="00C8295E" w:rsidRDefault="00000000" w:rsidP="00F37A0A">
            <w:pPr>
              <w:pStyle w:val="Compact"/>
              <w:jc w:val="both"/>
              <w:rPr>
                <w:rFonts w:ascii="Arial" w:hAnsi="Arial" w:cs="Arial"/>
              </w:rPr>
            </w:pPr>
            <w:r w:rsidRPr="00C8295E">
              <w:rPr>
                <w:rFonts w:ascii="Arial" w:hAnsi="Arial" w:cs="Arial"/>
              </w:rPr>
              <w:t>12877.532</w:t>
            </w:r>
          </w:p>
        </w:tc>
        <w:tc>
          <w:tcPr>
            <w:tcW w:w="0" w:type="auto"/>
          </w:tcPr>
          <w:p w14:paraId="5BAB9DDD" w14:textId="77777777" w:rsidR="0060608D" w:rsidRPr="00C8295E" w:rsidRDefault="00000000" w:rsidP="00F37A0A">
            <w:pPr>
              <w:pStyle w:val="Compact"/>
              <w:jc w:val="both"/>
              <w:rPr>
                <w:rFonts w:ascii="Arial" w:hAnsi="Arial" w:cs="Arial"/>
              </w:rPr>
            </w:pPr>
            <w:r w:rsidRPr="00C8295E">
              <w:rPr>
                <w:rFonts w:ascii="Arial" w:hAnsi="Arial" w:cs="Arial"/>
              </w:rPr>
              <w:t>105</w:t>
            </w:r>
          </w:p>
        </w:tc>
      </w:tr>
      <w:tr w:rsidR="0060608D" w:rsidRPr="00C8295E" w14:paraId="4EC03DDE" w14:textId="77777777" w:rsidTr="007F3647">
        <w:tc>
          <w:tcPr>
            <w:tcW w:w="0" w:type="auto"/>
          </w:tcPr>
          <w:p w14:paraId="211E8D8D" w14:textId="77777777" w:rsidR="0060608D" w:rsidRPr="00C8295E" w:rsidRDefault="00000000" w:rsidP="00F37A0A">
            <w:pPr>
              <w:pStyle w:val="Compact"/>
              <w:jc w:val="both"/>
              <w:rPr>
                <w:rFonts w:ascii="Arial" w:hAnsi="Arial" w:cs="Arial"/>
              </w:rPr>
            </w:pPr>
            <w:r w:rsidRPr="00C8295E">
              <w:rPr>
                <w:rFonts w:ascii="Arial" w:hAnsi="Arial" w:cs="Arial"/>
              </w:rPr>
              <w:t>Iztacalco</w:t>
            </w:r>
          </w:p>
        </w:tc>
        <w:tc>
          <w:tcPr>
            <w:tcW w:w="0" w:type="auto"/>
          </w:tcPr>
          <w:p w14:paraId="2C292D2B"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42B6A762" w14:textId="77777777" w:rsidR="0060608D" w:rsidRPr="00C8295E" w:rsidRDefault="0060608D" w:rsidP="00F37A0A">
            <w:pPr>
              <w:pStyle w:val="Compact"/>
              <w:jc w:val="both"/>
              <w:rPr>
                <w:rFonts w:ascii="Arial" w:hAnsi="Arial" w:cs="Arial"/>
              </w:rPr>
            </w:pPr>
          </w:p>
        </w:tc>
        <w:tc>
          <w:tcPr>
            <w:tcW w:w="0" w:type="auto"/>
          </w:tcPr>
          <w:p w14:paraId="74402F7E" w14:textId="77777777" w:rsidR="0060608D" w:rsidRPr="00C8295E" w:rsidRDefault="0060608D" w:rsidP="00F37A0A">
            <w:pPr>
              <w:pStyle w:val="Compact"/>
              <w:jc w:val="both"/>
              <w:rPr>
                <w:rFonts w:ascii="Arial" w:hAnsi="Arial" w:cs="Arial"/>
              </w:rPr>
            </w:pPr>
          </w:p>
        </w:tc>
        <w:tc>
          <w:tcPr>
            <w:tcW w:w="0" w:type="auto"/>
          </w:tcPr>
          <w:p w14:paraId="5D6AED42" w14:textId="77777777" w:rsidR="0060608D" w:rsidRPr="00C8295E" w:rsidRDefault="0060608D" w:rsidP="00F37A0A">
            <w:pPr>
              <w:pStyle w:val="Compact"/>
              <w:jc w:val="both"/>
              <w:rPr>
                <w:rFonts w:ascii="Arial" w:hAnsi="Arial" w:cs="Arial"/>
              </w:rPr>
            </w:pPr>
          </w:p>
        </w:tc>
        <w:tc>
          <w:tcPr>
            <w:tcW w:w="0" w:type="auto"/>
          </w:tcPr>
          <w:p w14:paraId="6A1CD9CF" w14:textId="77777777" w:rsidR="0060608D" w:rsidRPr="00C8295E" w:rsidRDefault="0060608D" w:rsidP="00F37A0A">
            <w:pPr>
              <w:pStyle w:val="Compact"/>
              <w:jc w:val="both"/>
              <w:rPr>
                <w:rFonts w:ascii="Arial" w:hAnsi="Arial" w:cs="Arial"/>
              </w:rPr>
            </w:pPr>
          </w:p>
        </w:tc>
        <w:tc>
          <w:tcPr>
            <w:tcW w:w="0" w:type="auto"/>
          </w:tcPr>
          <w:p w14:paraId="6FDCDC6C" w14:textId="77777777" w:rsidR="0060608D" w:rsidRPr="00C8295E" w:rsidRDefault="0060608D" w:rsidP="00F37A0A">
            <w:pPr>
              <w:pStyle w:val="Compact"/>
              <w:jc w:val="both"/>
              <w:rPr>
                <w:rFonts w:ascii="Arial" w:hAnsi="Arial" w:cs="Arial"/>
              </w:rPr>
            </w:pPr>
          </w:p>
        </w:tc>
        <w:tc>
          <w:tcPr>
            <w:tcW w:w="0" w:type="auto"/>
          </w:tcPr>
          <w:p w14:paraId="07010F9A" w14:textId="77777777" w:rsidR="0060608D" w:rsidRPr="00C8295E" w:rsidRDefault="0060608D" w:rsidP="00F37A0A">
            <w:pPr>
              <w:pStyle w:val="Compact"/>
              <w:jc w:val="both"/>
              <w:rPr>
                <w:rFonts w:ascii="Arial" w:hAnsi="Arial" w:cs="Arial"/>
              </w:rPr>
            </w:pPr>
          </w:p>
        </w:tc>
      </w:tr>
      <w:tr w:rsidR="0060608D" w:rsidRPr="00C8295E" w14:paraId="15CDB948" w14:textId="77777777" w:rsidTr="007F3647">
        <w:tc>
          <w:tcPr>
            <w:tcW w:w="0" w:type="auto"/>
          </w:tcPr>
          <w:p w14:paraId="40124CF5" w14:textId="77777777" w:rsidR="0060608D" w:rsidRPr="00C8295E" w:rsidRDefault="00000000" w:rsidP="00F37A0A">
            <w:pPr>
              <w:pStyle w:val="Compact"/>
              <w:jc w:val="both"/>
              <w:rPr>
                <w:rFonts w:ascii="Arial" w:hAnsi="Arial" w:cs="Arial"/>
              </w:rPr>
            </w:pPr>
            <w:r w:rsidRPr="00C8295E">
              <w:rPr>
                <w:rFonts w:ascii="Arial" w:hAnsi="Arial" w:cs="Arial"/>
              </w:rPr>
              <w:t>Iztapalapa</w:t>
            </w:r>
          </w:p>
        </w:tc>
        <w:tc>
          <w:tcPr>
            <w:tcW w:w="0" w:type="auto"/>
          </w:tcPr>
          <w:p w14:paraId="191F2EA5"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5C4D2909" w14:textId="77777777" w:rsidR="0060608D" w:rsidRPr="00C8295E" w:rsidRDefault="00000000" w:rsidP="00F37A0A">
            <w:pPr>
              <w:pStyle w:val="Compact"/>
              <w:jc w:val="both"/>
              <w:rPr>
                <w:rFonts w:ascii="Arial" w:hAnsi="Arial" w:cs="Arial"/>
              </w:rPr>
            </w:pPr>
            <w:r w:rsidRPr="00C8295E">
              <w:rPr>
                <w:rFonts w:ascii="Arial" w:hAnsi="Arial" w:cs="Arial"/>
              </w:rPr>
              <w:t>187.717</w:t>
            </w:r>
          </w:p>
        </w:tc>
        <w:tc>
          <w:tcPr>
            <w:tcW w:w="0" w:type="auto"/>
          </w:tcPr>
          <w:p w14:paraId="172C27D9" w14:textId="77777777" w:rsidR="0060608D" w:rsidRPr="00C8295E" w:rsidRDefault="00000000" w:rsidP="00F37A0A">
            <w:pPr>
              <w:pStyle w:val="Compact"/>
              <w:jc w:val="both"/>
              <w:rPr>
                <w:rFonts w:ascii="Arial" w:hAnsi="Arial" w:cs="Arial"/>
              </w:rPr>
            </w:pPr>
            <w:r w:rsidRPr="00C8295E">
              <w:rPr>
                <w:rFonts w:ascii="Arial" w:hAnsi="Arial" w:cs="Arial"/>
              </w:rPr>
              <w:t>6073.853</w:t>
            </w:r>
          </w:p>
        </w:tc>
        <w:tc>
          <w:tcPr>
            <w:tcW w:w="0" w:type="auto"/>
          </w:tcPr>
          <w:p w14:paraId="140160B0" w14:textId="77777777" w:rsidR="0060608D" w:rsidRPr="00C8295E" w:rsidRDefault="00000000" w:rsidP="00F37A0A">
            <w:pPr>
              <w:pStyle w:val="Compact"/>
              <w:jc w:val="both"/>
              <w:rPr>
                <w:rFonts w:ascii="Arial" w:hAnsi="Arial" w:cs="Arial"/>
              </w:rPr>
            </w:pPr>
            <w:r w:rsidRPr="00C8295E">
              <w:rPr>
                <w:rFonts w:ascii="Arial" w:hAnsi="Arial" w:cs="Arial"/>
              </w:rPr>
              <w:t>8171.228</w:t>
            </w:r>
          </w:p>
        </w:tc>
        <w:tc>
          <w:tcPr>
            <w:tcW w:w="0" w:type="auto"/>
          </w:tcPr>
          <w:p w14:paraId="13E703E7" w14:textId="77777777" w:rsidR="0060608D" w:rsidRPr="00C8295E" w:rsidRDefault="00000000" w:rsidP="00F37A0A">
            <w:pPr>
              <w:pStyle w:val="Compact"/>
              <w:jc w:val="both"/>
              <w:rPr>
                <w:rFonts w:ascii="Arial" w:hAnsi="Arial" w:cs="Arial"/>
              </w:rPr>
            </w:pPr>
            <w:r w:rsidRPr="00C8295E">
              <w:rPr>
                <w:rFonts w:ascii="Arial" w:hAnsi="Arial" w:cs="Arial"/>
              </w:rPr>
              <w:t>48248.66</w:t>
            </w:r>
          </w:p>
        </w:tc>
        <w:tc>
          <w:tcPr>
            <w:tcW w:w="0" w:type="auto"/>
          </w:tcPr>
          <w:p w14:paraId="208D5EBB" w14:textId="77777777" w:rsidR="0060608D" w:rsidRPr="00C8295E" w:rsidRDefault="00000000" w:rsidP="00F37A0A">
            <w:pPr>
              <w:pStyle w:val="Compact"/>
              <w:jc w:val="both"/>
              <w:rPr>
                <w:rFonts w:ascii="Arial" w:hAnsi="Arial" w:cs="Arial"/>
              </w:rPr>
            </w:pPr>
            <w:r w:rsidRPr="00C8295E">
              <w:rPr>
                <w:rFonts w:ascii="Arial" w:hAnsi="Arial" w:cs="Arial"/>
              </w:rPr>
              <w:t>7074.950</w:t>
            </w:r>
          </w:p>
        </w:tc>
        <w:tc>
          <w:tcPr>
            <w:tcW w:w="0" w:type="auto"/>
          </w:tcPr>
          <w:p w14:paraId="6A77ED0B" w14:textId="77777777" w:rsidR="0060608D" w:rsidRPr="00C8295E" w:rsidRDefault="00000000" w:rsidP="00F37A0A">
            <w:pPr>
              <w:pStyle w:val="Compact"/>
              <w:jc w:val="both"/>
              <w:rPr>
                <w:rFonts w:ascii="Arial" w:hAnsi="Arial" w:cs="Arial"/>
              </w:rPr>
            </w:pPr>
            <w:r w:rsidRPr="00C8295E">
              <w:rPr>
                <w:rFonts w:ascii="Arial" w:hAnsi="Arial" w:cs="Arial"/>
              </w:rPr>
              <w:t>349</w:t>
            </w:r>
          </w:p>
        </w:tc>
      </w:tr>
      <w:tr w:rsidR="0060608D" w:rsidRPr="00C8295E" w14:paraId="370B4980" w14:textId="77777777" w:rsidTr="007F3647">
        <w:tc>
          <w:tcPr>
            <w:tcW w:w="0" w:type="auto"/>
          </w:tcPr>
          <w:p w14:paraId="1049C36B" w14:textId="77777777" w:rsidR="0060608D" w:rsidRPr="00C8295E" w:rsidRDefault="00000000" w:rsidP="00F37A0A">
            <w:pPr>
              <w:pStyle w:val="Compact"/>
              <w:jc w:val="both"/>
              <w:rPr>
                <w:rFonts w:ascii="Arial" w:hAnsi="Arial" w:cs="Arial"/>
              </w:rPr>
            </w:pPr>
            <w:r w:rsidRPr="00C8295E">
              <w:rPr>
                <w:rFonts w:ascii="Arial" w:hAnsi="Arial" w:cs="Arial"/>
              </w:rPr>
              <w:t>Iztapalapa</w:t>
            </w:r>
          </w:p>
        </w:tc>
        <w:tc>
          <w:tcPr>
            <w:tcW w:w="0" w:type="auto"/>
          </w:tcPr>
          <w:p w14:paraId="78DAA58D"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770E0F93" w14:textId="77777777" w:rsidR="0060608D" w:rsidRPr="00C8295E" w:rsidRDefault="0060608D" w:rsidP="00F37A0A">
            <w:pPr>
              <w:pStyle w:val="Compact"/>
              <w:jc w:val="both"/>
              <w:rPr>
                <w:rFonts w:ascii="Arial" w:hAnsi="Arial" w:cs="Arial"/>
              </w:rPr>
            </w:pPr>
          </w:p>
        </w:tc>
        <w:tc>
          <w:tcPr>
            <w:tcW w:w="0" w:type="auto"/>
          </w:tcPr>
          <w:p w14:paraId="71787642" w14:textId="77777777" w:rsidR="0060608D" w:rsidRPr="00C8295E" w:rsidRDefault="0060608D" w:rsidP="00F37A0A">
            <w:pPr>
              <w:pStyle w:val="Compact"/>
              <w:jc w:val="both"/>
              <w:rPr>
                <w:rFonts w:ascii="Arial" w:hAnsi="Arial" w:cs="Arial"/>
              </w:rPr>
            </w:pPr>
          </w:p>
        </w:tc>
        <w:tc>
          <w:tcPr>
            <w:tcW w:w="0" w:type="auto"/>
          </w:tcPr>
          <w:p w14:paraId="355DA58F" w14:textId="77777777" w:rsidR="0060608D" w:rsidRPr="00C8295E" w:rsidRDefault="0060608D" w:rsidP="00F37A0A">
            <w:pPr>
              <w:pStyle w:val="Compact"/>
              <w:jc w:val="both"/>
              <w:rPr>
                <w:rFonts w:ascii="Arial" w:hAnsi="Arial" w:cs="Arial"/>
              </w:rPr>
            </w:pPr>
          </w:p>
        </w:tc>
        <w:tc>
          <w:tcPr>
            <w:tcW w:w="0" w:type="auto"/>
          </w:tcPr>
          <w:p w14:paraId="64A521DC" w14:textId="77777777" w:rsidR="0060608D" w:rsidRPr="00C8295E" w:rsidRDefault="0060608D" w:rsidP="00F37A0A">
            <w:pPr>
              <w:pStyle w:val="Compact"/>
              <w:jc w:val="both"/>
              <w:rPr>
                <w:rFonts w:ascii="Arial" w:hAnsi="Arial" w:cs="Arial"/>
              </w:rPr>
            </w:pPr>
          </w:p>
        </w:tc>
        <w:tc>
          <w:tcPr>
            <w:tcW w:w="0" w:type="auto"/>
          </w:tcPr>
          <w:p w14:paraId="2E10D6A1" w14:textId="77777777" w:rsidR="0060608D" w:rsidRPr="00C8295E" w:rsidRDefault="0060608D" w:rsidP="00F37A0A">
            <w:pPr>
              <w:pStyle w:val="Compact"/>
              <w:jc w:val="both"/>
              <w:rPr>
                <w:rFonts w:ascii="Arial" w:hAnsi="Arial" w:cs="Arial"/>
              </w:rPr>
            </w:pPr>
          </w:p>
        </w:tc>
        <w:tc>
          <w:tcPr>
            <w:tcW w:w="0" w:type="auto"/>
          </w:tcPr>
          <w:p w14:paraId="5706B2EE" w14:textId="77777777" w:rsidR="0060608D" w:rsidRPr="00C8295E" w:rsidRDefault="0060608D" w:rsidP="00F37A0A">
            <w:pPr>
              <w:pStyle w:val="Compact"/>
              <w:jc w:val="both"/>
              <w:rPr>
                <w:rFonts w:ascii="Arial" w:hAnsi="Arial" w:cs="Arial"/>
              </w:rPr>
            </w:pPr>
          </w:p>
        </w:tc>
      </w:tr>
      <w:tr w:rsidR="0060608D" w:rsidRPr="00C8295E" w14:paraId="66CB98D8" w14:textId="77777777" w:rsidTr="007F3647">
        <w:tc>
          <w:tcPr>
            <w:tcW w:w="0" w:type="auto"/>
          </w:tcPr>
          <w:p w14:paraId="470F82B3" w14:textId="77777777" w:rsidR="0060608D" w:rsidRPr="00C8295E" w:rsidRDefault="00000000" w:rsidP="00F37A0A">
            <w:pPr>
              <w:pStyle w:val="Compact"/>
              <w:jc w:val="both"/>
              <w:rPr>
                <w:rFonts w:ascii="Arial" w:hAnsi="Arial" w:cs="Arial"/>
              </w:rPr>
            </w:pPr>
            <w:r w:rsidRPr="00C8295E">
              <w:rPr>
                <w:rFonts w:ascii="Arial" w:hAnsi="Arial" w:cs="Arial"/>
              </w:rPr>
              <w:t>La Magdalena Contreras</w:t>
            </w:r>
          </w:p>
        </w:tc>
        <w:tc>
          <w:tcPr>
            <w:tcW w:w="0" w:type="auto"/>
          </w:tcPr>
          <w:p w14:paraId="3915E6A4"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183E04B6" w14:textId="77777777" w:rsidR="0060608D" w:rsidRPr="00C8295E" w:rsidRDefault="00000000" w:rsidP="00F37A0A">
            <w:pPr>
              <w:pStyle w:val="Compact"/>
              <w:jc w:val="both"/>
              <w:rPr>
                <w:rFonts w:ascii="Arial" w:hAnsi="Arial" w:cs="Arial"/>
              </w:rPr>
            </w:pPr>
            <w:r w:rsidRPr="00C8295E">
              <w:rPr>
                <w:rFonts w:ascii="Arial" w:hAnsi="Arial" w:cs="Arial"/>
              </w:rPr>
              <w:t>1504.451</w:t>
            </w:r>
          </w:p>
        </w:tc>
        <w:tc>
          <w:tcPr>
            <w:tcW w:w="0" w:type="auto"/>
          </w:tcPr>
          <w:p w14:paraId="1E477982" w14:textId="77777777" w:rsidR="0060608D" w:rsidRPr="00C8295E" w:rsidRDefault="00000000" w:rsidP="00F37A0A">
            <w:pPr>
              <w:pStyle w:val="Compact"/>
              <w:jc w:val="both"/>
              <w:rPr>
                <w:rFonts w:ascii="Arial" w:hAnsi="Arial" w:cs="Arial"/>
              </w:rPr>
            </w:pPr>
            <w:r w:rsidRPr="00C8295E">
              <w:rPr>
                <w:rFonts w:ascii="Arial" w:hAnsi="Arial" w:cs="Arial"/>
              </w:rPr>
              <w:t>5995.553</w:t>
            </w:r>
          </w:p>
        </w:tc>
        <w:tc>
          <w:tcPr>
            <w:tcW w:w="0" w:type="auto"/>
          </w:tcPr>
          <w:p w14:paraId="370D3D54" w14:textId="77777777" w:rsidR="0060608D" w:rsidRPr="00C8295E" w:rsidRDefault="00000000" w:rsidP="00F37A0A">
            <w:pPr>
              <w:pStyle w:val="Compact"/>
              <w:jc w:val="both"/>
              <w:rPr>
                <w:rFonts w:ascii="Arial" w:hAnsi="Arial" w:cs="Arial"/>
              </w:rPr>
            </w:pPr>
            <w:r w:rsidRPr="00C8295E">
              <w:rPr>
                <w:rFonts w:ascii="Arial" w:hAnsi="Arial" w:cs="Arial"/>
              </w:rPr>
              <w:t>10735.292</w:t>
            </w:r>
          </w:p>
        </w:tc>
        <w:tc>
          <w:tcPr>
            <w:tcW w:w="0" w:type="auto"/>
          </w:tcPr>
          <w:p w14:paraId="11F695D6" w14:textId="77777777" w:rsidR="0060608D" w:rsidRPr="00C8295E" w:rsidRDefault="00000000" w:rsidP="00F37A0A">
            <w:pPr>
              <w:pStyle w:val="Compact"/>
              <w:jc w:val="both"/>
              <w:rPr>
                <w:rFonts w:ascii="Arial" w:hAnsi="Arial" w:cs="Arial"/>
              </w:rPr>
            </w:pPr>
            <w:r w:rsidRPr="00C8295E">
              <w:rPr>
                <w:rFonts w:ascii="Arial" w:hAnsi="Arial" w:cs="Arial"/>
              </w:rPr>
              <w:t>72000.85</w:t>
            </w:r>
          </w:p>
        </w:tc>
        <w:tc>
          <w:tcPr>
            <w:tcW w:w="0" w:type="auto"/>
          </w:tcPr>
          <w:p w14:paraId="3BDEEFCF" w14:textId="77777777" w:rsidR="0060608D" w:rsidRPr="00C8295E" w:rsidRDefault="00000000" w:rsidP="00F37A0A">
            <w:pPr>
              <w:pStyle w:val="Compact"/>
              <w:jc w:val="both"/>
              <w:rPr>
                <w:rFonts w:ascii="Arial" w:hAnsi="Arial" w:cs="Arial"/>
              </w:rPr>
            </w:pPr>
            <w:r w:rsidRPr="00C8295E">
              <w:rPr>
                <w:rFonts w:ascii="Arial" w:hAnsi="Arial" w:cs="Arial"/>
              </w:rPr>
              <w:t>12073.719</w:t>
            </w:r>
          </w:p>
        </w:tc>
        <w:tc>
          <w:tcPr>
            <w:tcW w:w="0" w:type="auto"/>
          </w:tcPr>
          <w:p w14:paraId="72A2B376" w14:textId="77777777" w:rsidR="0060608D" w:rsidRPr="00C8295E" w:rsidRDefault="00000000" w:rsidP="00F37A0A">
            <w:pPr>
              <w:pStyle w:val="Compact"/>
              <w:jc w:val="both"/>
              <w:rPr>
                <w:rFonts w:ascii="Arial" w:hAnsi="Arial" w:cs="Arial"/>
              </w:rPr>
            </w:pPr>
            <w:r w:rsidRPr="00C8295E">
              <w:rPr>
                <w:rFonts w:ascii="Arial" w:hAnsi="Arial" w:cs="Arial"/>
              </w:rPr>
              <w:t>68</w:t>
            </w:r>
          </w:p>
        </w:tc>
      </w:tr>
      <w:tr w:rsidR="0060608D" w:rsidRPr="00C8295E" w14:paraId="2D7D2FBA" w14:textId="77777777" w:rsidTr="007F3647">
        <w:tc>
          <w:tcPr>
            <w:tcW w:w="0" w:type="auto"/>
          </w:tcPr>
          <w:p w14:paraId="2BB394B9" w14:textId="77777777" w:rsidR="0060608D" w:rsidRPr="00C8295E" w:rsidRDefault="00000000" w:rsidP="00F37A0A">
            <w:pPr>
              <w:pStyle w:val="Compact"/>
              <w:jc w:val="both"/>
              <w:rPr>
                <w:rFonts w:ascii="Arial" w:hAnsi="Arial" w:cs="Arial"/>
              </w:rPr>
            </w:pPr>
            <w:r w:rsidRPr="00C8295E">
              <w:rPr>
                <w:rFonts w:ascii="Arial" w:hAnsi="Arial" w:cs="Arial"/>
              </w:rPr>
              <w:t>La Magdalena Contreras</w:t>
            </w:r>
          </w:p>
        </w:tc>
        <w:tc>
          <w:tcPr>
            <w:tcW w:w="0" w:type="auto"/>
          </w:tcPr>
          <w:p w14:paraId="235D5985"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4F4014C3" w14:textId="77777777" w:rsidR="0060608D" w:rsidRPr="00C8295E" w:rsidRDefault="0060608D" w:rsidP="00F37A0A">
            <w:pPr>
              <w:pStyle w:val="Compact"/>
              <w:jc w:val="both"/>
              <w:rPr>
                <w:rFonts w:ascii="Arial" w:hAnsi="Arial" w:cs="Arial"/>
              </w:rPr>
            </w:pPr>
          </w:p>
        </w:tc>
        <w:tc>
          <w:tcPr>
            <w:tcW w:w="0" w:type="auto"/>
          </w:tcPr>
          <w:p w14:paraId="686967AF" w14:textId="77777777" w:rsidR="0060608D" w:rsidRPr="00C8295E" w:rsidRDefault="0060608D" w:rsidP="00F37A0A">
            <w:pPr>
              <w:pStyle w:val="Compact"/>
              <w:jc w:val="both"/>
              <w:rPr>
                <w:rFonts w:ascii="Arial" w:hAnsi="Arial" w:cs="Arial"/>
              </w:rPr>
            </w:pPr>
          </w:p>
        </w:tc>
        <w:tc>
          <w:tcPr>
            <w:tcW w:w="0" w:type="auto"/>
          </w:tcPr>
          <w:p w14:paraId="2EBBA587" w14:textId="77777777" w:rsidR="0060608D" w:rsidRPr="00C8295E" w:rsidRDefault="0060608D" w:rsidP="00F37A0A">
            <w:pPr>
              <w:pStyle w:val="Compact"/>
              <w:jc w:val="both"/>
              <w:rPr>
                <w:rFonts w:ascii="Arial" w:hAnsi="Arial" w:cs="Arial"/>
              </w:rPr>
            </w:pPr>
          </w:p>
        </w:tc>
        <w:tc>
          <w:tcPr>
            <w:tcW w:w="0" w:type="auto"/>
          </w:tcPr>
          <w:p w14:paraId="6FC9F6AB" w14:textId="77777777" w:rsidR="0060608D" w:rsidRPr="00C8295E" w:rsidRDefault="0060608D" w:rsidP="00F37A0A">
            <w:pPr>
              <w:pStyle w:val="Compact"/>
              <w:jc w:val="both"/>
              <w:rPr>
                <w:rFonts w:ascii="Arial" w:hAnsi="Arial" w:cs="Arial"/>
              </w:rPr>
            </w:pPr>
          </w:p>
        </w:tc>
        <w:tc>
          <w:tcPr>
            <w:tcW w:w="0" w:type="auto"/>
          </w:tcPr>
          <w:p w14:paraId="3208FB07" w14:textId="77777777" w:rsidR="0060608D" w:rsidRPr="00C8295E" w:rsidRDefault="0060608D" w:rsidP="00F37A0A">
            <w:pPr>
              <w:pStyle w:val="Compact"/>
              <w:jc w:val="both"/>
              <w:rPr>
                <w:rFonts w:ascii="Arial" w:hAnsi="Arial" w:cs="Arial"/>
              </w:rPr>
            </w:pPr>
          </w:p>
        </w:tc>
        <w:tc>
          <w:tcPr>
            <w:tcW w:w="0" w:type="auto"/>
          </w:tcPr>
          <w:p w14:paraId="1D930D98" w14:textId="77777777" w:rsidR="0060608D" w:rsidRPr="00C8295E" w:rsidRDefault="0060608D" w:rsidP="00F37A0A">
            <w:pPr>
              <w:pStyle w:val="Compact"/>
              <w:jc w:val="both"/>
              <w:rPr>
                <w:rFonts w:ascii="Arial" w:hAnsi="Arial" w:cs="Arial"/>
              </w:rPr>
            </w:pPr>
          </w:p>
        </w:tc>
      </w:tr>
      <w:tr w:rsidR="0060608D" w:rsidRPr="00C8295E" w14:paraId="6E96ED64" w14:textId="77777777" w:rsidTr="007F3647">
        <w:tc>
          <w:tcPr>
            <w:tcW w:w="0" w:type="auto"/>
          </w:tcPr>
          <w:p w14:paraId="369CAC31" w14:textId="77777777" w:rsidR="0060608D" w:rsidRPr="00C8295E" w:rsidRDefault="00000000" w:rsidP="00F37A0A">
            <w:pPr>
              <w:pStyle w:val="Compact"/>
              <w:jc w:val="both"/>
              <w:rPr>
                <w:rFonts w:ascii="Arial" w:hAnsi="Arial" w:cs="Arial"/>
              </w:rPr>
            </w:pPr>
            <w:r w:rsidRPr="00C8295E">
              <w:rPr>
                <w:rFonts w:ascii="Arial" w:hAnsi="Arial" w:cs="Arial"/>
              </w:rPr>
              <w:t>Milpa Alta</w:t>
            </w:r>
          </w:p>
        </w:tc>
        <w:tc>
          <w:tcPr>
            <w:tcW w:w="0" w:type="auto"/>
          </w:tcPr>
          <w:p w14:paraId="3386A16D"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4EEBB354" w14:textId="77777777" w:rsidR="0060608D" w:rsidRPr="00C8295E" w:rsidRDefault="00000000" w:rsidP="00F37A0A">
            <w:pPr>
              <w:pStyle w:val="Compact"/>
              <w:jc w:val="both"/>
              <w:rPr>
                <w:rFonts w:ascii="Arial" w:hAnsi="Arial" w:cs="Arial"/>
              </w:rPr>
            </w:pPr>
            <w:r w:rsidRPr="00C8295E">
              <w:rPr>
                <w:rFonts w:ascii="Arial" w:hAnsi="Arial" w:cs="Arial"/>
              </w:rPr>
              <w:t>1277.369</w:t>
            </w:r>
          </w:p>
        </w:tc>
        <w:tc>
          <w:tcPr>
            <w:tcW w:w="0" w:type="auto"/>
          </w:tcPr>
          <w:p w14:paraId="434B8A76" w14:textId="77777777" w:rsidR="0060608D" w:rsidRPr="00C8295E" w:rsidRDefault="00000000" w:rsidP="00F37A0A">
            <w:pPr>
              <w:pStyle w:val="Compact"/>
              <w:jc w:val="both"/>
              <w:rPr>
                <w:rFonts w:ascii="Arial" w:hAnsi="Arial" w:cs="Arial"/>
              </w:rPr>
            </w:pPr>
            <w:r w:rsidRPr="00C8295E">
              <w:rPr>
                <w:rFonts w:ascii="Arial" w:hAnsi="Arial" w:cs="Arial"/>
              </w:rPr>
              <w:t>6171.656</w:t>
            </w:r>
          </w:p>
        </w:tc>
        <w:tc>
          <w:tcPr>
            <w:tcW w:w="0" w:type="auto"/>
          </w:tcPr>
          <w:p w14:paraId="440BAEC1" w14:textId="77777777" w:rsidR="0060608D" w:rsidRPr="00C8295E" w:rsidRDefault="00000000" w:rsidP="00F37A0A">
            <w:pPr>
              <w:pStyle w:val="Compact"/>
              <w:jc w:val="both"/>
              <w:rPr>
                <w:rFonts w:ascii="Arial" w:hAnsi="Arial" w:cs="Arial"/>
              </w:rPr>
            </w:pPr>
            <w:r w:rsidRPr="00C8295E">
              <w:rPr>
                <w:rFonts w:ascii="Arial" w:hAnsi="Arial" w:cs="Arial"/>
              </w:rPr>
              <w:t>7005.241</w:t>
            </w:r>
          </w:p>
        </w:tc>
        <w:tc>
          <w:tcPr>
            <w:tcW w:w="0" w:type="auto"/>
          </w:tcPr>
          <w:p w14:paraId="0F3BEC72" w14:textId="77777777" w:rsidR="0060608D" w:rsidRPr="00C8295E" w:rsidRDefault="00000000" w:rsidP="00F37A0A">
            <w:pPr>
              <w:pStyle w:val="Compact"/>
              <w:jc w:val="both"/>
              <w:rPr>
                <w:rFonts w:ascii="Arial" w:hAnsi="Arial" w:cs="Arial"/>
              </w:rPr>
            </w:pPr>
            <w:r w:rsidRPr="00C8295E">
              <w:rPr>
                <w:rFonts w:ascii="Arial" w:hAnsi="Arial" w:cs="Arial"/>
              </w:rPr>
              <w:t>21981.60</w:t>
            </w:r>
          </w:p>
        </w:tc>
        <w:tc>
          <w:tcPr>
            <w:tcW w:w="0" w:type="auto"/>
          </w:tcPr>
          <w:p w14:paraId="08EA8C16" w14:textId="77777777" w:rsidR="0060608D" w:rsidRPr="00C8295E" w:rsidRDefault="00000000" w:rsidP="00F37A0A">
            <w:pPr>
              <w:pStyle w:val="Compact"/>
              <w:jc w:val="both"/>
              <w:rPr>
                <w:rFonts w:ascii="Arial" w:hAnsi="Arial" w:cs="Arial"/>
              </w:rPr>
            </w:pPr>
            <w:r w:rsidRPr="00C8295E">
              <w:rPr>
                <w:rFonts w:ascii="Arial" w:hAnsi="Arial" w:cs="Arial"/>
              </w:rPr>
              <w:t>4342.122</w:t>
            </w:r>
          </w:p>
        </w:tc>
        <w:tc>
          <w:tcPr>
            <w:tcW w:w="0" w:type="auto"/>
          </w:tcPr>
          <w:p w14:paraId="290CE416" w14:textId="77777777" w:rsidR="0060608D" w:rsidRPr="00C8295E" w:rsidRDefault="00000000" w:rsidP="00F37A0A">
            <w:pPr>
              <w:pStyle w:val="Compact"/>
              <w:jc w:val="both"/>
              <w:rPr>
                <w:rFonts w:ascii="Arial" w:hAnsi="Arial" w:cs="Arial"/>
              </w:rPr>
            </w:pPr>
            <w:r w:rsidRPr="00C8295E">
              <w:rPr>
                <w:rFonts w:ascii="Arial" w:hAnsi="Arial" w:cs="Arial"/>
              </w:rPr>
              <w:t>31</w:t>
            </w:r>
          </w:p>
        </w:tc>
      </w:tr>
      <w:tr w:rsidR="0060608D" w:rsidRPr="00C8295E" w14:paraId="1A8D32C4" w14:textId="77777777" w:rsidTr="007F3647">
        <w:tc>
          <w:tcPr>
            <w:tcW w:w="0" w:type="auto"/>
          </w:tcPr>
          <w:p w14:paraId="2F1E0785" w14:textId="77777777" w:rsidR="0060608D" w:rsidRPr="00C8295E" w:rsidRDefault="00000000" w:rsidP="00F37A0A">
            <w:pPr>
              <w:pStyle w:val="Compact"/>
              <w:jc w:val="both"/>
              <w:rPr>
                <w:rFonts w:ascii="Arial" w:hAnsi="Arial" w:cs="Arial"/>
              </w:rPr>
            </w:pPr>
            <w:r w:rsidRPr="00C8295E">
              <w:rPr>
                <w:rFonts w:ascii="Arial" w:hAnsi="Arial" w:cs="Arial"/>
              </w:rPr>
              <w:t>Milpa Alta</w:t>
            </w:r>
          </w:p>
        </w:tc>
        <w:tc>
          <w:tcPr>
            <w:tcW w:w="0" w:type="auto"/>
          </w:tcPr>
          <w:p w14:paraId="2E134C43"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3561831A" w14:textId="77777777" w:rsidR="0060608D" w:rsidRPr="00C8295E" w:rsidRDefault="00000000" w:rsidP="00F37A0A">
            <w:pPr>
              <w:pStyle w:val="Compact"/>
              <w:jc w:val="both"/>
              <w:rPr>
                <w:rFonts w:ascii="Arial" w:hAnsi="Arial" w:cs="Arial"/>
              </w:rPr>
            </w:pPr>
            <w:r w:rsidRPr="00C8295E">
              <w:rPr>
                <w:rFonts w:ascii="Arial" w:hAnsi="Arial" w:cs="Arial"/>
              </w:rPr>
              <w:t>529.397</w:t>
            </w:r>
          </w:p>
        </w:tc>
        <w:tc>
          <w:tcPr>
            <w:tcW w:w="0" w:type="auto"/>
          </w:tcPr>
          <w:p w14:paraId="78EF5156" w14:textId="77777777" w:rsidR="0060608D" w:rsidRPr="00C8295E" w:rsidRDefault="00000000" w:rsidP="00F37A0A">
            <w:pPr>
              <w:pStyle w:val="Compact"/>
              <w:jc w:val="both"/>
              <w:rPr>
                <w:rFonts w:ascii="Arial" w:hAnsi="Arial" w:cs="Arial"/>
              </w:rPr>
            </w:pPr>
            <w:r w:rsidRPr="00C8295E">
              <w:rPr>
                <w:rFonts w:ascii="Arial" w:hAnsi="Arial" w:cs="Arial"/>
              </w:rPr>
              <w:t>4949.803</w:t>
            </w:r>
          </w:p>
        </w:tc>
        <w:tc>
          <w:tcPr>
            <w:tcW w:w="0" w:type="auto"/>
          </w:tcPr>
          <w:p w14:paraId="101048BB" w14:textId="77777777" w:rsidR="0060608D" w:rsidRPr="00C8295E" w:rsidRDefault="00000000" w:rsidP="00F37A0A">
            <w:pPr>
              <w:pStyle w:val="Compact"/>
              <w:jc w:val="both"/>
              <w:rPr>
                <w:rFonts w:ascii="Arial" w:hAnsi="Arial" w:cs="Arial"/>
              </w:rPr>
            </w:pPr>
            <w:r w:rsidRPr="00C8295E">
              <w:rPr>
                <w:rFonts w:ascii="Arial" w:hAnsi="Arial" w:cs="Arial"/>
              </w:rPr>
              <w:t>5483.564</w:t>
            </w:r>
          </w:p>
        </w:tc>
        <w:tc>
          <w:tcPr>
            <w:tcW w:w="0" w:type="auto"/>
          </w:tcPr>
          <w:p w14:paraId="5BC2E468" w14:textId="77777777" w:rsidR="0060608D" w:rsidRPr="00C8295E" w:rsidRDefault="00000000" w:rsidP="00F37A0A">
            <w:pPr>
              <w:pStyle w:val="Compact"/>
              <w:jc w:val="both"/>
              <w:rPr>
                <w:rFonts w:ascii="Arial" w:hAnsi="Arial" w:cs="Arial"/>
              </w:rPr>
            </w:pPr>
            <w:r w:rsidRPr="00C8295E">
              <w:rPr>
                <w:rFonts w:ascii="Arial" w:hAnsi="Arial" w:cs="Arial"/>
              </w:rPr>
              <w:t>17037.63</w:t>
            </w:r>
          </w:p>
        </w:tc>
        <w:tc>
          <w:tcPr>
            <w:tcW w:w="0" w:type="auto"/>
          </w:tcPr>
          <w:p w14:paraId="5EC145A4" w14:textId="77777777" w:rsidR="0060608D" w:rsidRPr="00C8295E" w:rsidRDefault="00000000" w:rsidP="00F37A0A">
            <w:pPr>
              <w:pStyle w:val="Compact"/>
              <w:jc w:val="both"/>
              <w:rPr>
                <w:rFonts w:ascii="Arial" w:hAnsi="Arial" w:cs="Arial"/>
              </w:rPr>
            </w:pPr>
            <w:r w:rsidRPr="00C8295E">
              <w:rPr>
                <w:rFonts w:ascii="Arial" w:hAnsi="Arial" w:cs="Arial"/>
              </w:rPr>
              <w:t>2809.900</w:t>
            </w:r>
          </w:p>
        </w:tc>
        <w:tc>
          <w:tcPr>
            <w:tcW w:w="0" w:type="auto"/>
          </w:tcPr>
          <w:p w14:paraId="379998F1" w14:textId="77777777" w:rsidR="0060608D" w:rsidRPr="00C8295E" w:rsidRDefault="00000000" w:rsidP="00F37A0A">
            <w:pPr>
              <w:pStyle w:val="Compact"/>
              <w:jc w:val="both"/>
              <w:rPr>
                <w:rFonts w:ascii="Arial" w:hAnsi="Arial" w:cs="Arial"/>
              </w:rPr>
            </w:pPr>
            <w:r w:rsidRPr="00C8295E">
              <w:rPr>
                <w:rFonts w:ascii="Arial" w:hAnsi="Arial" w:cs="Arial"/>
              </w:rPr>
              <w:t>227</w:t>
            </w:r>
          </w:p>
        </w:tc>
      </w:tr>
      <w:tr w:rsidR="0060608D" w:rsidRPr="00C8295E" w14:paraId="7BB07D8C" w14:textId="77777777" w:rsidTr="007F3647">
        <w:tc>
          <w:tcPr>
            <w:tcW w:w="0" w:type="auto"/>
          </w:tcPr>
          <w:p w14:paraId="35E13B2E" w14:textId="77777777" w:rsidR="0060608D" w:rsidRPr="00C8295E" w:rsidRDefault="00000000" w:rsidP="00F37A0A">
            <w:pPr>
              <w:pStyle w:val="Compact"/>
              <w:jc w:val="both"/>
              <w:rPr>
                <w:rFonts w:ascii="Arial" w:hAnsi="Arial" w:cs="Arial"/>
              </w:rPr>
            </w:pPr>
            <w:r w:rsidRPr="00C8295E">
              <w:rPr>
                <w:rFonts w:ascii="Arial" w:hAnsi="Arial" w:cs="Arial"/>
              </w:rPr>
              <w:t>Álvaro Obregón</w:t>
            </w:r>
          </w:p>
        </w:tc>
        <w:tc>
          <w:tcPr>
            <w:tcW w:w="0" w:type="auto"/>
          </w:tcPr>
          <w:p w14:paraId="1CA83379"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7BCB61AD" w14:textId="77777777" w:rsidR="0060608D" w:rsidRPr="00C8295E" w:rsidRDefault="00000000" w:rsidP="00F37A0A">
            <w:pPr>
              <w:pStyle w:val="Compact"/>
              <w:jc w:val="both"/>
              <w:rPr>
                <w:rFonts w:ascii="Arial" w:hAnsi="Arial" w:cs="Arial"/>
              </w:rPr>
            </w:pPr>
            <w:r w:rsidRPr="00C8295E">
              <w:rPr>
                <w:rFonts w:ascii="Arial" w:hAnsi="Arial" w:cs="Arial"/>
              </w:rPr>
              <w:t>1564.368</w:t>
            </w:r>
          </w:p>
        </w:tc>
        <w:tc>
          <w:tcPr>
            <w:tcW w:w="0" w:type="auto"/>
          </w:tcPr>
          <w:p w14:paraId="446F16F1" w14:textId="77777777" w:rsidR="0060608D" w:rsidRPr="00C8295E" w:rsidRDefault="00000000" w:rsidP="00F37A0A">
            <w:pPr>
              <w:pStyle w:val="Compact"/>
              <w:jc w:val="both"/>
              <w:rPr>
                <w:rFonts w:ascii="Arial" w:hAnsi="Arial" w:cs="Arial"/>
              </w:rPr>
            </w:pPr>
            <w:r w:rsidRPr="00C8295E">
              <w:rPr>
                <w:rFonts w:ascii="Arial" w:hAnsi="Arial" w:cs="Arial"/>
              </w:rPr>
              <w:t>9434.721</w:t>
            </w:r>
          </w:p>
        </w:tc>
        <w:tc>
          <w:tcPr>
            <w:tcW w:w="0" w:type="auto"/>
          </w:tcPr>
          <w:p w14:paraId="74D0075F" w14:textId="77777777" w:rsidR="0060608D" w:rsidRPr="00C8295E" w:rsidRDefault="00000000" w:rsidP="00F37A0A">
            <w:pPr>
              <w:pStyle w:val="Compact"/>
              <w:jc w:val="both"/>
              <w:rPr>
                <w:rFonts w:ascii="Arial" w:hAnsi="Arial" w:cs="Arial"/>
              </w:rPr>
            </w:pPr>
            <w:r w:rsidRPr="00C8295E">
              <w:rPr>
                <w:rFonts w:ascii="Arial" w:hAnsi="Arial" w:cs="Arial"/>
              </w:rPr>
              <w:t>13817.397</w:t>
            </w:r>
          </w:p>
        </w:tc>
        <w:tc>
          <w:tcPr>
            <w:tcW w:w="0" w:type="auto"/>
          </w:tcPr>
          <w:p w14:paraId="6BB7AFF6" w14:textId="77777777" w:rsidR="0060608D" w:rsidRPr="00C8295E" w:rsidRDefault="00000000" w:rsidP="00F37A0A">
            <w:pPr>
              <w:pStyle w:val="Compact"/>
              <w:jc w:val="both"/>
              <w:rPr>
                <w:rFonts w:ascii="Arial" w:hAnsi="Arial" w:cs="Arial"/>
              </w:rPr>
            </w:pPr>
            <w:r w:rsidRPr="00C8295E">
              <w:rPr>
                <w:rFonts w:ascii="Arial" w:hAnsi="Arial" w:cs="Arial"/>
              </w:rPr>
              <w:t>118931.95</w:t>
            </w:r>
          </w:p>
        </w:tc>
        <w:tc>
          <w:tcPr>
            <w:tcW w:w="0" w:type="auto"/>
          </w:tcPr>
          <w:p w14:paraId="00E6524D" w14:textId="77777777" w:rsidR="0060608D" w:rsidRPr="00C8295E" w:rsidRDefault="00000000" w:rsidP="00F37A0A">
            <w:pPr>
              <w:pStyle w:val="Compact"/>
              <w:jc w:val="both"/>
              <w:rPr>
                <w:rFonts w:ascii="Arial" w:hAnsi="Arial" w:cs="Arial"/>
              </w:rPr>
            </w:pPr>
            <w:r w:rsidRPr="00C8295E">
              <w:rPr>
                <w:rFonts w:ascii="Arial" w:hAnsi="Arial" w:cs="Arial"/>
              </w:rPr>
              <w:t>14118.201</w:t>
            </w:r>
          </w:p>
        </w:tc>
        <w:tc>
          <w:tcPr>
            <w:tcW w:w="0" w:type="auto"/>
          </w:tcPr>
          <w:p w14:paraId="1EF01709" w14:textId="77777777" w:rsidR="0060608D" w:rsidRPr="00C8295E" w:rsidRDefault="00000000" w:rsidP="00F37A0A">
            <w:pPr>
              <w:pStyle w:val="Compact"/>
              <w:jc w:val="both"/>
              <w:rPr>
                <w:rFonts w:ascii="Arial" w:hAnsi="Arial" w:cs="Arial"/>
              </w:rPr>
            </w:pPr>
            <w:r w:rsidRPr="00C8295E">
              <w:rPr>
                <w:rFonts w:ascii="Arial" w:hAnsi="Arial" w:cs="Arial"/>
              </w:rPr>
              <w:t>207</w:t>
            </w:r>
          </w:p>
        </w:tc>
      </w:tr>
      <w:tr w:rsidR="0060608D" w:rsidRPr="00C8295E" w14:paraId="19BA8A87" w14:textId="77777777" w:rsidTr="007F3647">
        <w:tc>
          <w:tcPr>
            <w:tcW w:w="0" w:type="auto"/>
          </w:tcPr>
          <w:p w14:paraId="3CCD61ED" w14:textId="77777777" w:rsidR="0060608D" w:rsidRPr="00C8295E" w:rsidRDefault="00000000" w:rsidP="00F37A0A">
            <w:pPr>
              <w:pStyle w:val="Compact"/>
              <w:jc w:val="both"/>
              <w:rPr>
                <w:rFonts w:ascii="Arial" w:hAnsi="Arial" w:cs="Arial"/>
              </w:rPr>
            </w:pPr>
            <w:r w:rsidRPr="00C8295E">
              <w:rPr>
                <w:rFonts w:ascii="Arial" w:hAnsi="Arial" w:cs="Arial"/>
              </w:rPr>
              <w:t>Álvaro Obregón</w:t>
            </w:r>
          </w:p>
        </w:tc>
        <w:tc>
          <w:tcPr>
            <w:tcW w:w="0" w:type="auto"/>
          </w:tcPr>
          <w:p w14:paraId="2E329F49"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6715735B" w14:textId="77777777" w:rsidR="0060608D" w:rsidRPr="00C8295E" w:rsidRDefault="0060608D" w:rsidP="00F37A0A">
            <w:pPr>
              <w:pStyle w:val="Compact"/>
              <w:jc w:val="both"/>
              <w:rPr>
                <w:rFonts w:ascii="Arial" w:hAnsi="Arial" w:cs="Arial"/>
              </w:rPr>
            </w:pPr>
          </w:p>
        </w:tc>
        <w:tc>
          <w:tcPr>
            <w:tcW w:w="0" w:type="auto"/>
          </w:tcPr>
          <w:p w14:paraId="3CF760F8" w14:textId="77777777" w:rsidR="0060608D" w:rsidRPr="00C8295E" w:rsidRDefault="0060608D" w:rsidP="00F37A0A">
            <w:pPr>
              <w:pStyle w:val="Compact"/>
              <w:jc w:val="both"/>
              <w:rPr>
                <w:rFonts w:ascii="Arial" w:hAnsi="Arial" w:cs="Arial"/>
              </w:rPr>
            </w:pPr>
          </w:p>
        </w:tc>
        <w:tc>
          <w:tcPr>
            <w:tcW w:w="0" w:type="auto"/>
          </w:tcPr>
          <w:p w14:paraId="794FEE0B" w14:textId="77777777" w:rsidR="0060608D" w:rsidRPr="00C8295E" w:rsidRDefault="0060608D" w:rsidP="00F37A0A">
            <w:pPr>
              <w:pStyle w:val="Compact"/>
              <w:jc w:val="both"/>
              <w:rPr>
                <w:rFonts w:ascii="Arial" w:hAnsi="Arial" w:cs="Arial"/>
              </w:rPr>
            </w:pPr>
          </w:p>
        </w:tc>
        <w:tc>
          <w:tcPr>
            <w:tcW w:w="0" w:type="auto"/>
          </w:tcPr>
          <w:p w14:paraId="0A6C280A" w14:textId="77777777" w:rsidR="0060608D" w:rsidRPr="00C8295E" w:rsidRDefault="0060608D" w:rsidP="00F37A0A">
            <w:pPr>
              <w:pStyle w:val="Compact"/>
              <w:jc w:val="both"/>
              <w:rPr>
                <w:rFonts w:ascii="Arial" w:hAnsi="Arial" w:cs="Arial"/>
              </w:rPr>
            </w:pPr>
          </w:p>
        </w:tc>
        <w:tc>
          <w:tcPr>
            <w:tcW w:w="0" w:type="auto"/>
          </w:tcPr>
          <w:p w14:paraId="7248CDD6" w14:textId="77777777" w:rsidR="0060608D" w:rsidRPr="00C8295E" w:rsidRDefault="0060608D" w:rsidP="00F37A0A">
            <w:pPr>
              <w:pStyle w:val="Compact"/>
              <w:jc w:val="both"/>
              <w:rPr>
                <w:rFonts w:ascii="Arial" w:hAnsi="Arial" w:cs="Arial"/>
              </w:rPr>
            </w:pPr>
          </w:p>
        </w:tc>
        <w:tc>
          <w:tcPr>
            <w:tcW w:w="0" w:type="auto"/>
          </w:tcPr>
          <w:p w14:paraId="6E0D9282" w14:textId="77777777" w:rsidR="0060608D" w:rsidRPr="00C8295E" w:rsidRDefault="0060608D" w:rsidP="00F37A0A">
            <w:pPr>
              <w:pStyle w:val="Compact"/>
              <w:jc w:val="both"/>
              <w:rPr>
                <w:rFonts w:ascii="Arial" w:hAnsi="Arial" w:cs="Arial"/>
              </w:rPr>
            </w:pPr>
          </w:p>
        </w:tc>
      </w:tr>
      <w:tr w:rsidR="0060608D" w:rsidRPr="00C8295E" w14:paraId="68640183" w14:textId="77777777" w:rsidTr="007F3647">
        <w:tc>
          <w:tcPr>
            <w:tcW w:w="0" w:type="auto"/>
          </w:tcPr>
          <w:p w14:paraId="246115EA" w14:textId="77777777" w:rsidR="0060608D" w:rsidRPr="00C8295E" w:rsidRDefault="00000000" w:rsidP="00F37A0A">
            <w:pPr>
              <w:pStyle w:val="Compact"/>
              <w:jc w:val="both"/>
              <w:rPr>
                <w:rFonts w:ascii="Arial" w:hAnsi="Arial" w:cs="Arial"/>
              </w:rPr>
            </w:pPr>
            <w:r w:rsidRPr="00C8295E">
              <w:rPr>
                <w:rFonts w:ascii="Arial" w:hAnsi="Arial" w:cs="Arial"/>
              </w:rPr>
              <w:t>Tláhuac</w:t>
            </w:r>
          </w:p>
        </w:tc>
        <w:tc>
          <w:tcPr>
            <w:tcW w:w="0" w:type="auto"/>
          </w:tcPr>
          <w:p w14:paraId="3B9286AD"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7F457E6C" w14:textId="77777777" w:rsidR="0060608D" w:rsidRPr="00C8295E" w:rsidRDefault="00000000" w:rsidP="00F37A0A">
            <w:pPr>
              <w:pStyle w:val="Compact"/>
              <w:jc w:val="both"/>
              <w:rPr>
                <w:rFonts w:ascii="Arial" w:hAnsi="Arial" w:cs="Arial"/>
              </w:rPr>
            </w:pPr>
            <w:r w:rsidRPr="00C8295E">
              <w:rPr>
                <w:rFonts w:ascii="Arial" w:hAnsi="Arial" w:cs="Arial"/>
              </w:rPr>
              <w:t>1245.704</w:t>
            </w:r>
          </w:p>
        </w:tc>
        <w:tc>
          <w:tcPr>
            <w:tcW w:w="0" w:type="auto"/>
          </w:tcPr>
          <w:p w14:paraId="281004CC" w14:textId="77777777" w:rsidR="0060608D" w:rsidRPr="00C8295E" w:rsidRDefault="00000000" w:rsidP="00F37A0A">
            <w:pPr>
              <w:pStyle w:val="Compact"/>
              <w:jc w:val="both"/>
              <w:rPr>
                <w:rFonts w:ascii="Arial" w:hAnsi="Arial" w:cs="Arial"/>
              </w:rPr>
            </w:pPr>
            <w:r w:rsidRPr="00C8295E">
              <w:rPr>
                <w:rFonts w:ascii="Arial" w:hAnsi="Arial" w:cs="Arial"/>
              </w:rPr>
              <w:t>7960.860</w:t>
            </w:r>
          </w:p>
        </w:tc>
        <w:tc>
          <w:tcPr>
            <w:tcW w:w="0" w:type="auto"/>
          </w:tcPr>
          <w:p w14:paraId="0994E0DA" w14:textId="77777777" w:rsidR="0060608D" w:rsidRPr="00C8295E" w:rsidRDefault="00000000" w:rsidP="00F37A0A">
            <w:pPr>
              <w:pStyle w:val="Compact"/>
              <w:jc w:val="both"/>
              <w:rPr>
                <w:rFonts w:ascii="Arial" w:hAnsi="Arial" w:cs="Arial"/>
              </w:rPr>
            </w:pPr>
            <w:r w:rsidRPr="00C8295E">
              <w:rPr>
                <w:rFonts w:ascii="Arial" w:hAnsi="Arial" w:cs="Arial"/>
              </w:rPr>
              <w:t>8400.618</w:t>
            </w:r>
          </w:p>
        </w:tc>
        <w:tc>
          <w:tcPr>
            <w:tcW w:w="0" w:type="auto"/>
          </w:tcPr>
          <w:p w14:paraId="2F82BD66" w14:textId="77777777" w:rsidR="0060608D" w:rsidRPr="00C8295E" w:rsidRDefault="00000000" w:rsidP="00F37A0A">
            <w:pPr>
              <w:pStyle w:val="Compact"/>
              <w:jc w:val="both"/>
              <w:rPr>
                <w:rFonts w:ascii="Arial" w:hAnsi="Arial" w:cs="Arial"/>
              </w:rPr>
            </w:pPr>
            <w:r w:rsidRPr="00C8295E">
              <w:rPr>
                <w:rFonts w:ascii="Arial" w:hAnsi="Arial" w:cs="Arial"/>
              </w:rPr>
              <w:t>21017.26</w:t>
            </w:r>
          </w:p>
        </w:tc>
        <w:tc>
          <w:tcPr>
            <w:tcW w:w="0" w:type="auto"/>
          </w:tcPr>
          <w:p w14:paraId="45A8C05B" w14:textId="77777777" w:rsidR="0060608D" w:rsidRPr="00C8295E" w:rsidRDefault="00000000" w:rsidP="00F37A0A">
            <w:pPr>
              <w:pStyle w:val="Compact"/>
              <w:jc w:val="both"/>
              <w:rPr>
                <w:rFonts w:ascii="Arial" w:hAnsi="Arial" w:cs="Arial"/>
              </w:rPr>
            </w:pPr>
            <w:r w:rsidRPr="00C8295E">
              <w:rPr>
                <w:rFonts w:ascii="Arial" w:hAnsi="Arial" w:cs="Arial"/>
              </w:rPr>
              <w:t>4244.966</w:t>
            </w:r>
          </w:p>
        </w:tc>
        <w:tc>
          <w:tcPr>
            <w:tcW w:w="0" w:type="auto"/>
          </w:tcPr>
          <w:p w14:paraId="75E835C7" w14:textId="77777777" w:rsidR="0060608D" w:rsidRPr="00C8295E" w:rsidRDefault="00000000" w:rsidP="00F37A0A">
            <w:pPr>
              <w:pStyle w:val="Compact"/>
              <w:jc w:val="both"/>
              <w:rPr>
                <w:rFonts w:ascii="Arial" w:hAnsi="Arial" w:cs="Arial"/>
              </w:rPr>
            </w:pPr>
            <w:r w:rsidRPr="00C8295E">
              <w:rPr>
                <w:rFonts w:ascii="Arial" w:hAnsi="Arial" w:cs="Arial"/>
              </w:rPr>
              <w:t>52</w:t>
            </w:r>
          </w:p>
        </w:tc>
      </w:tr>
      <w:tr w:rsidR="0060608D" w:rsidRPr="00C8295E" w14:paraId="080271E6" w14:textId="77777777" w:rsidTr="007F3647">
        <w:tc>
          <w:tcPr>
            <w:tcW w:w="0" w:type="auto"/>
          </w:tcPr>
          <w:p w14:paraId="5F9ADFEC" w14:textId="77777777" w:rsidR="0060608D" w:rsidRPr="00C8295E" w:rsidRDefault="00000000" w:rsidP="00F37A0A">
            <w:pPr>
              <w:pStyle w:val="Compact"/>
              <w:jc w:val="both"/>
              <w:rPr>
                <w:rFonts w:ascii="Arial" w:hAnsi="Arial" w:cs="Arial"/>
              </w:rPr>
            </w:pPr>
            <w:r w:rsidRPr="00C8295E">
              <w:rPr>
                <w:rFonts w:ascii="Arial" w:hAnsi="Arial" w:cs="Arial"/>
              </w:rPr>
              <w:t>Tláhuac</w:t>
            </w:r>
          </w:p>
        </w:tc>
        <w:tc>
          <w:tcPr>
            <w:tcW w:w="0" w:type="auto"/>
          </w:tcPr>
          <w:p w14:paraId="538D38B3"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6BC50E4E" w14:textId="77777777" w:rsidR="0060608D" w:rsidRPr="00C8295E" w:rsidRDefault="00000000" w:rsidP="00F37A0A">
            <w:pPr>
              <w:pStyle w:val="Compact"/>
              <w:jc w:val="both"/>
              <w:rPr>
                <w:rFonts w:ascii="Arial" w:hAnsi="Arial" w:cs="Arial"/>
              </w:rPr>
            </w:pPr>
            <w:r w:rsidRPr="00C8295E">
              <w:rPr>
                <w:rFonts w:ascii="Arial" w:hAnsi="Arial" w:cs="Arial"/>
              </w:rPr>
              <w:t>2531.590</w:t>
            </w:r>
          </w:p>
        </w:tc>
        <w:tc>
          <w:tcPr>
            <w:tcW w:w="0" w:type="auto"/>
          </w:tcPr>
          <w:p w14:paraId="01C2BA08" w14:textId="77777777" w:rsidR="0060608D" w:rsidRPr="00C8295E" w:rsidRDefault="00000000" w:rsidP="00F37A0A">
            <w:pPr>
              <w:pStyle w:val="Compact"/>
              <w:jc w:val="both"/>
              <w:rPr>
                <w:rFonts w:ascii="Arial" w:hAnsi="Arial" w:cs="Arial"/>
              </w:rPr>
            </w:pPr>
            <w:r w:rsidRPr="00C8295E">
              <w:rPr>
                <w:rFonts w:ascii="Arial" w:hAnsi="Arial" w:cs="Arial"/>
              </w:rPr>
              <w:t>5178.865</w:t>
            </w:r>
          </w:p>
        </w:tc>
        <w:tc>
          <w:tcPr>
            <w:tcW w:w="0" w:type="auto"/>
          </w:tcPr>
          <w:p w14:paraId="26676367" w14:textId="77777777" w:rsidR="0060608D" w:rsidRPr="00C8295E" w:rsidRDefault="00000000" w:rsidP="00F37A0A">
            <w:pPr>
              <w:pStyle w:val="Compact"/>
              <w:jc w:val="both"/>
              <w:rPr>
                <w:rFonts w:ascii="Arial" w:hAnsi="Arial" w:cs="Arial"/>
              </w:rPr>
            </w:pPr>
            <w:r w:rsidRPr="00C8295E">
              <w:rPr>
                <w:rFonts w:ascii="Arial" w:hAnsi="Arial" w:cs="Arial"/>
              </w:rPr>
              <w:t>6949.424</w:t>
            </w:r>
          </w:p>
        </w:tc>
        <w:tc>
          <w:tcPr>
            <w:tcW w:w="0" w:type="auto"/>
          </w:tcPr>
          <w:p w14:paraId="675D3D7C" w14:textId="77777777" w:rsidR="0060608D" w:rsidRPr="00C8295E" w:rsidRDefault="00000000" w:rsidP="00F37A0A">
            <w:pPr>
              <w:pStyle w:val="Compact"/>
              <w:jc w:val="both"/>
              <w:rPr>
                <w:rFonts w:ascii="Arial" w:hAnsi="Arial" w:cs="Arial"/>
              </w:rPr>
            </w:pPr>
            <w:r w:rsidRPr="00C8295E">
              <w:rPr>
                <w:rFonts w:ascii="Arial" w:hAnsi="Arial" w:cs="Arial"/>
              </w:rPr>
              <w:t>29950.02</w:t>
            </w:r>
          </w:p>
        </w:tc>
        <w:tc>
          <w:tcPr>
            <w:tcW w:w="0" w:type="auto"/>
          </w:tcPr>
          <w:p w14:paraId="7F0CB16F" w14:textId="77777777" w:rsidR="0060608D" w:rsidRPr="00C8295E" w:rsidRDefault="00000000" w:rsidP="00F37A0A">
            <w:pPr>
              <w:pStyle w:val="Compact"/>
              <w:jc w:val="both"/>
              <w:rPr>
                <w:rFonts w:ascii="Arial" w:hAnsi="Arial" w:cs="Arial"/>
              </w:rPr>
            </w:pPr>
            <w:r w:rsidRPr="00C8295E">
              <w:rPr>
                <w:rFonts w:ascii="Arial" w:hAnsi="Arial" w:cs="Arial"/>
              </w:rPr>
              <w:t>5877.352</w:t>
            </w:r>
          </w:p>
        </w:tc>
        <w:tc>
          <w:tcPr>
            <w:tcW w:w="0" w:type="auto"/>
          </w:tcPr>
          <w:p w14:paraId="24FFE50A" w14:textId="77777777" w:rsidR="0060608D" w:rsidRPr="00C8295E" w:rsidRDefault="00000000" w:rsidP="00F37A0A">
            <w:pPr>
              <w:pStyle w:val="Compact"/>
              <w:jc w:val="both"/>
              <w:rPr>
                <w:rFonts w:ascii="Arial" w:hAnsi="Arial" w:cs="Arial"/>
              </w:rPr>
            </w:pPr>
            <w:r w:rsidRPr="00C8295E">
              <w:rPr>
                <w:rFonts w:ascii="Arial" w:hAnsi="Arial" w:cs="Arial"/>
              </w:rPr>
              <w:t>23</w:t>
            </w:r>
          </w:p>
        </w:tc>
      </w:tr>
      <w:tr w:rsidR="0060608D" w:rsidRPr="00C8295E" w14:paraId="66E8CDD2" w14:textId="77777777" w:rsidTr="007F3647">
        <w:tc>
          <w:tcPr>
            <w:tcW w:w="0" w:type="auto"/>
          </w:tcPr>
          <w:p w14:paraId="60D8400C" w14:textId="77777777" w:rsidR="0060608D" w:rsidRPr="00C8295E" w:rsidRDefault="00000000" w:rsidP="00F37A0A">
            <w:pPr>
              <w:pStyle w:val="Compact"/>
              <w:jc w:val="both"/>
              <w:rPr>
                <w:rFonts w:ascii="Arial" w:hAnsi="Arial" w:cs="Arial"/>
              </w:rPr>
            </w:pPr>
            <w:r w:rsidRPr="00C8295E">
              <w:rPr>
                <w:rFonts w:ascii="Arial" w:hAnsi="Arial" w:cs="Arial"/>
              </w:rPr>
              <w:t>Tlalpan</w:t>
            </w:r>
          </w:p>
        </w:tc>
        <w:tc>
          <w:tcPr>
            <w:tcW w:w="0" w:type="auto"/>
          </w:tcPr>
          <w:p w14:paraId="631DEEBD"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0E5CB576" w14:textId="77777777" w:rsidR="0060608D" w:rsidRPr="00C8295E" w:rsidRDefault="00000000" w:rsidP="00F37A0A">
            <w:pPr>
              <w:pStyle w:val="Compact"/>
              <w:jc w:val="both"/>
              <w:rPr>
                <w:rFonts w:ascii="Arial" w:hAnsi="Arial" w:cs="Arial"/>
              </w:rPr>
            </w:pPr>
            <w:r w:rsidRPr="00C8295E">
              <w:rPr>
                <w:rFonts w:ascii="Arial" w:hAnsi="Arial" w:cs="Arial"/>
              </w:rPr>
              <w:t>2163.907</w:t>
            </w:r>
          </w:p>
        </w:tc>
        <w:tc>
          <w:tcPr>
            <w:tcW w:w="0" w:type="auto"/>
          </w:tcPr>
          <w:p w14:paraId="15AA1975" w14:textId="77777777" w:rsidR="0060608D" w:rsidRPr="00C8295E" w:rsidRDefault="00000000" w:rsidP="00F37A0A">
            <w:pPr>
              <w:pStyle w:val="Compact"/>
              <w:jc w:val="both"/>
              <w:rPr>
                <w:rFonts w:ascii="Arial" w:hAnsi="Arial" w:cs="Arial"/>
              </w:rPr>
            </w:pPr>
            <w:r w:rsidRPr="00C8295E">
              <w:rPr>
                <w:rFonts w:ascii="Arial" w:hAnsi="Arial" w:cs="Arial"/>
              </w:rPr>
              <w:t>9171.878</w:t>
            </w:r>
          </w:p>
        </w:tc>
        <w:tc>
          <w:tcPr>
            <w:tcW w:w="0" w:type="auto"/>
          </w:tcPr>
          <w:p w14:paraId="399F49B6" w14:textId="77777777" w:rsidR="0060608D" w:rsidRPr="00C8295E" w:rsidRDefault="00000000" w:rsidP="00F37A0A">
            <w:pPr>
              <w:pStyle w:val="Compact"/>
              <w:jc w:val="both"/>
              <w:rPr>
                <w:rFonts w:ascii="Arial" w:hAnsi="Arial" w:cs="Arial"/>
              </w:rPr>
            </w:pPr>
            <w:r w:rsidRPr="00C8295E">
              <w:rPr>
                <w:rFonts w:ascii="Arial" w:hAnsi="Arial" w:cs="Arial"/>
              </w:rPr>
              <w:t>13563.610</w:t>
            </w:r>
          </w:p>
        </w:tc>
        <w:tc>
          <w:tcPr>
            <w:tcW w:w="0" w:type="auto"/>
          </w:tcPr>
          <w:p w14:paraId="2EDBAB67" w14:textId="77777777" w:rsidR="0060608D" w:rsidRPr="00C8295E" w:rsidRDefault="00000000" w:rsidP="00F37A0A">
            <w:pPr>
              <w:pStyle w:val="Compact"/>
              <w:jc w:val="both"/>
              <w:rPr>
                <w:rFonts w:ascii="Arial" w:hAnsi="Arial" w:cs="Arial"/>
              </w:rPr>
            </w:pPr>
            <w:r w:rsidRPr="00C8295E">
              <w:rPr>
                <w:rFonts w:ascii="Arial" w:hAnsi="Arial" w:cs="Arial"/>
              </w:rPr>
              <w:t>65103.11</w:t>
            </w:r>
          </w:p>
        </w:tc>
        <w:tc>
          <w:tcPr>
            <w:tcW w:w="0" w:type="auto"/>
          </w:tcPr>
          <w:p w14:paraId="3C4B518E" w14:textId="77777777" w:rsidR="0060608D" w:rsidRPr="00C8295E" w:rsidRDefault="00000000" w:rsidP="00F37A0A">
            <w:pPr>
              <w:pStyle w:val="Compact"/>
              <w:jc w:val="both"/>
              <w:rPr>
                <w:rFonts w:ascii="Arial" w:hAnsi="Arial" w:cs="Arial"/>
              </w:rPr>
            </w:pPr>
            <w:r w:rsidRPr="00C8295E">
              <w:rPr>
                <w:rFonts w:ascii="Arial" w:hAnsi="Arial" w:cs="Arial"/>
              </w:rPr>
              <w:t>12886.281</w:t>
            </w:r>
          </w:p>
        </w:tc>
        <w:tc>
          <w:tcPr>
            <w:tcW w:w="0" w:type="auto"/>
          </w:tcPr>
          <w:p w14:paraId="308484D6" w14:textId="77777777" w:rsidR="0060608D" w:rsidRPr="00C8295E" w:rsidRDefault="00000000" w:rsidP="00F37A0A">
            <w:pPr>
              <w:pStyle w:val="Compact"/>
              <w:jc w:val="both"/>
              <w:rPr>
                <w:rFonts w:ascii="Arial" w:hAnsi="Arial" w:cs="Arial"/>
              </w:rPr>
            </w:pPr>
            <w:r w:rsidRPr="00C8295E">
              <w:rPr>
                <w:rFonts w:ascii="Arial" w:hAnsi="Arial" w:cs="Arial"/>
              </w:rPr>
              <w:t>117</w:t>
            </w:r>
          </w:p>
        </w:tc>
      </w:tr>
      <w:tr w:rsidR="0060608D" w:rsidRPr="00C8295E" w14:paraId="620D2E46" w14:textId="77777777" w:rsidTr="007F3647">
        <w:tc>
          <w:tcPr>
            <w:tcW w:w="0" w:type="auto"/>
          </w:tcPr>
          <w:p w14:paraId="0C2CE774" w14:textId="77777777" w:rsidR="0060608D" w:rsidRPr="00C8295E" w:rsidRDefault="00000000" w:rsidP="00F37A0A">
            <w:pPr>
              <w:pStyle w:val="Compact"/>
              <w:jc w:val="both"/>
              <w:rPr>
                <w:rFonts w:ascii="Arial" w:hAnsi="Arial" w:cs="Arial"/>
              </w:rPr>
            </w:pPr>
            <w:r w:rsidRPr="00C8295E">
              <w:rPr>
                <w:rFonts w:ascii="Arial" w:hAnsi="Arial" w:cs="Arial"/>
              </w:rPr>
              <w:t>Tlalpan</w:t>
            </w:r>
          </w:p>
        </w:tc>
        <w:tc>
          <w:tcPr>
            <w:tcW w:w="0" w:type="auto"/>
          </w:tcPr>
          <w:p w14:paraId="31B811C7"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7D8EC174" w14:textId="77777777" w:rsidR="0060608D" w:rsidRPr="00C8295E" w:rsidRDefault="00000000" w:rsidP="00F37A0A">
            <w:pPr>
              <w:pStyle w:val="Compact"/>
              <w:jc w:val="both"/>
              <w:rPr>
                <w:rFonts w:ascii="Arial" w:hAnsi="Arial" w:cs="Arial"/>
              </w:rPr>
            </w:pPr>
            <w:r w:rsidRPr="00C8295E">
              <w:rPr>
                <w:rFonts w:ascii="Arial" w:hAnsi="Arial" w:cs="Arial"/>
              </w:rPr>
              <w:t>720.764</w:t>
            </w:r>
          </w:p>
        </w:tc>
        <w:tc>
          <w:tcPr>
            <w:tcW w:w="0" w:type="auto"/>
          </w:tcPr>
          <w:p w14:paraId="68A067E3" w14:textId="77777777" w:rsidR="0060608D" w:rsidRPr="00C8295E" w:rsidRDefault="00000000" w:rsidP="00F37A0A">
            <w:pPr>
              <w:pStyle w:val="Compact"/>
              <w:jc w:val="both"/>
              <w:rPr>
                <w:rFonts w:ascii="Arial" w:hAnsi="Arial" w:cs="Arial"/>
              </w:rPr>
            </w:pPr>
            <w:r w:rsidRPr="00C8295E">
              <w:rPr>
                <w:rFonts w:ascii="Arial" w:hAnsi="Arial" w:cs="Arial"/>
              </w:rPr>
              <w:t>5180.475</w:t>
            </w:r>
          </w:p>
        </w:tc>
        <w:tc>
          <w:tcPr>
            <w:tcW w:w="0" w:type="auto"/>
          </w:tcPr>
          <w:p w14:paraId="6CBE6D44" w14:textId="77777777" w:rsidR="0060608D" w:rsidRPr="00C8295E" w:rsidRDefault="00000000" w:rsidP="00F37A0A">
            <w:pPr>
              <w:pStyle w:val="Compact"/>
              <w:jc w:val="both"/>
              <w:rPr>
                <w:rFonts w:ascii="Arial" w:hAnsi="Arial" w:cs="Arial"/>
              </w:rPr>
            </w:pPr>
            <w:r w:rsidRPr="00C8295E">
              <w:rPr>
                <w:rFonts w:ascii="Arial" w:hAnsi="Arial" w:cs="Arial"/>
              </w:rPr>
              <w:t>6142.782</w:t>
            </w:r>
          </w:p>
        </w:tc>
        <w:tc>
          <w:tcPr>
            <w:tcW w:w="0" w:type="auto"/>
          </w:tcPr>
          <w:p w14:paraId="6072C8EE" w14:textId="77777777" w:rsidR="0060608D" w:rsidRPr="00C8295E" w:rsidRDefault="00000000" w:rsidP="00F37A0A">
            <w:pPr>
              <w:pStyle w:val="Compact"/>
              <w:jc w:val="both"/>
              <w:rPr>
                <w:rFonts w:ascii="Arial" w:hAnsi="Arial" w:cs="Arial"/>
              </w:rPr>
            </w:pPr>
            <w:r w:rsidRPr="00C8295E">
              <w:rPr>
                <w:rFonts w:ascii="Arial" w:hAnsi="Arial" w:cs="Arial"/>
              </w:rPr>
              <w:t>21935.70</w:t>
            </w:r>
          </w:p>
        </w:tc>
        <w:tc>
          <w:tcPr>
            <w:tcW w:w="0" w:type="auto"/>
          </w:tcPr>
          <w:p w14:paraId="2E933CC9" w14:textId="77777777" w:rsidR="0060608D" w:rsidRPr="00C8295E" w:rsidRDefault="00000000" w:rsidP="00F37A0A">
            <w:pPr>
              <w:pStyle w:val="Compact"/>
              <w:jc w:val="both"/>
              <w:rPr>
                <w:rFonts w:ascii="Arial" w:hAnsi="Arial" w:cs="Arial"/>
              </w:rPr>
            </w:pPr>
            <w:r w:rsidRPr="00C8295E">
              <w:rPr>
                <w:rFonts w:ascii="Arial" w:hAnsi="Arial" w:cs="Arial"/>
              </w:rPr>
              <w:t>3720.346</w:t>
            </w:r>
          </w:p>
        </w:tc>
        <w:tc>
          <w:tcPr>
            <w:tcW w:w="0" w:type="auto"/>
          </w:tcPr>
          <w:p w14:paraId="618FBB31" w14:textId="77777777" w:rsidR="0060608D" w:rsidRPr="00C8295E" w:rsidRDefault="00000000" w:rsidP="00F37A0A">
            <w:pPr>
              <w:pStyle w:val="Compact"/>
              <w:jc w:val="both"/>
              <w:rPr>
                <w:rFonts w:ascii="Arial" w:hAnsi="Arial" w:cs="Arial"/>
              </w:rPr>
            </w:pPr>
            <w:r w:rsidRPr="00C8295E">
              <w:rPr>
                <w:rFonts w:ascii="Arial" w:hAnsi="Arial" w:cs="Arial"/>
              </w:rPr>
              <w:t>162</w:t>
            </w:r>
          </w:p>
        </w:tc>
      </w:tr>
      <w:tr w:rsidR="0060608D" w:rsidRPr="00C8295E" w14:paraId="58F77067" w14:textId="77777777" w:rsidTr="007F3647">
        <w:tc>
          <w:tcPr>
            <w:tcW w:w="0" w:type="auto"/>
          </w:tcPr>
          <w:p w14:paraId="2EB52DB7" w14:textId="77777777" w:rsidR="0060608D" w:rsidRPr="00C8295E" w:rsidRDefault="00000000" w:rsidP="00F37A0A">
            <w:pPr>
              <w:pStyle w:val="Compact"/>
              <w:jc w:val="both"/>
              <w:rPr>
                <w:rFonts w:ascii="Arial" w:hAnsi="Arial" w:cs="Arial"/>
              </w:rPr>
            </w:pPr>
            <w:r w:rsidRPr="00C8295E">
              <w:rPr>
                <w:rFonts w:ascii="Arial" w:hAnsi="Arial" w:cs="Arial"/>
              </w:rPr>
              <w:t>Xochimilco</w:t>
            </w:r>
          </w:p>
        </w:tc>
        <w:tc>
          <w:tcPr>
            <w:tcW w:w="0" w:type="auto"/>
          </w:tcPr>
          <w:p w14:paraId="77A789BD"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715C03B4" w14:textId="77777777" w:rsidR="0060608D" w:rsidRPr="00C8295E" w:rsidRDefault="00000000" w:rsidP="00F37A0A">
            <w:pPr>
              <w:pStyle w:val="Compact"/>
              <w:jc w:val="both"/>
              <w:rPr>
                <w:rFonts w:ascii="Arial" w:hAnsi="Arial" w:cs="Arial"/>
              </w:rPr>
            </w:pPr>
            <w:r w:rsidRPr="00C8295E">
              <w:rPr>
                <w:rFonts w:ascii="Arial" w:hAnsi="Arial" w:cs="Arial"/>
              </w:rPr>
              <w:t>1430.432</w:t>
            </w:r>
          </w:p>
        </w:tc>
        <w:tc>
          <w:tcPr>
            <w:tcW w:w="0" w:type="auto"/>
          </w:tcPr>
          <w:p w14:paraId="72070DE5" w14:textId="77777777" w:rsidR="0060608D" w:rsidRPr="00C8295E" w:rsidRDefault="00000000" w:rsidP="00F37A0A">
            <w:pPr>
              <w:pStyle w:val="Compact"/>
              <w:jc w:val="both"/>
              <w:rPr>
                <w:rFonts w:ascii="Arial" w:hAnsi="Arial" w:cs="Arial"/>
              </w:rPr>
            </w:pPr>
            <w:r w:rsidRPr="00C8295E">
              <w:rPr>
                <w:rFonts w:ascii="Arial" w:hAnsi="Arial" w:cs="Arial"/>
              </w:rPr>
              <w:t>6970.185</w:t>
            </w:r>
          </w:p>
        </w:tc>
        <w:tc>
          <w:tcPr>
            <w:tcW w:w="0" w:type="auto"/>
          </w:tcPr>
          <w:p w14:paraId="13ACEDA0" w14:textId="77777777" w:rsidR="0060608D" w:rsidRPr="00C8295E" w:rsidRDefault="00000000" w:rsidP="00F37A0A">
            <w:pPr>
              <w:pStyle w:val="Compact"/>
              <w:jc w:val="both"/>
              <w:rPr>
                <w:rFonts w:ascii="Arial" w:hAnsi="Arial" w:cs="Arial"/>
              </w:rPr>
            </w:pPr>
            <w:r w:rsidRPr="00C8295E">
              <w:rPr>
                <w:rFonts w:ascii="Arial" w:hAnsi="Arial" w:cs="Arial"/>
              </w:rPr>
              <w:t>10052.865</w:t>
            </w:r>
          </w:p>
        </w:tc>
        <w:tc>
          <w:tcPr>
            <w:tcW w:w="0" w:type="auto"/>
          </w:tcPr>
          <w:p w14:paraId="6C24C819" w14:textId="77777777" w:rsidR="0060608D" w:rsidRPr="00C8295E" w:rsidRDefault="00000000" w:rsidP="00F37A0A">
            <w:pPr>
              <w:pStyle w:val="Compact"/>
              <w:jc w:val="both"/>
              <w:rPr>
                <w:rFonts w:ascii="Arial" w:hAnsi="Arial" w:cs="Arial"/>
              </w:rPr>
            </w:pPr>
            <w:r w:rsidRPr="00C8295E">
              <w:rPr>
                <w:rFonts w:ascii="Arial" w:hAnsi="Arial" w:cs="Arial"/>
              </w:rPr>
              <w:t>56342.32</w:t>
            </w:r>
          </w:p>
        </w:tc>
        <w:tc>
          <w:tcPr>
            <w:tcW w:w="0" w:type="auto"/>
          </w:tcPr>
          <w:p w14:paraId="5A1D5108" w14:textId="77777777" w:rsidR="0060608D" w:rsidRPr="00C8295E" w:rsidRDefault="00000000" w:rsidP="00F37A0A">
            <w:pPr>
              <w:pStyle w:val="Compact"/>
              <w:jc w:val="both"/>
              <w:rPr>
                <w:rFonts w:ascii="Arial" w:hAnsi="Arial" w:cs="Arial"/>
              </w:rPr>
            </w:pPr>
            <w:r w:rsidRPr="00C8295E">
              <w:rPr>
                <w:rFonts w:ascii="Arial" w:hAnsi="Arial" w:cs="Arial"/>
              </w:rPr>
              <w:t>9781.255</w:t>
            </w:r>
          </w:p>
        </w:tc>
        <w:tc>
          <w:tcPr>
            <w:tcW w:w="0" w:type="auto"/>
          </w:tcPr>
          <w:p w14:paraId="31BA73C1" w14:textId="77777777" w:rsidR="0060608D" w:rsidRPr="00C8295E" w:rsidRDefault="00000000" w:rsidP="00F37A0A">
            <w:pPr>
              <w:pStyle w:val="Compact"/>
              <w:jc w:val="both"/>
              <w:rPr>
                <w:rFonts w:ascii="Arial" w:hAnsi="Arial" w:cs="Arial"/>
              </w:rPr>
            </w:pPr>
            <w:r w:rsidRPr="00C8295E">
              <w:rPr>
                <w:rFonts w:ascii="Arial" w:hAnsi="Arial" w:cs="Arial"/>
              </w:rPr>
              <w:t>87</w:t>
            </w:r>
          </w:p>
        </w:tc>
      </w:tr>
      <w:tr w:rsidR="0060608D" w:rsidRPr="00C8295E" w14:paraId="595806E3" w14:textId="77777777" w:rsidTr="007F3647">
        <w:tc>
          <w:tcPr>
            <w:tcW w:w="0" w:type="auto"/>
          </w:tcPr>
          <w:p w14:paraId="27A00F96" w14:textId="77777777" w:rsidR="0060608D" w:rsidRPr="00C8295E" w:rsidRDefault="00000000" w:rsidP="00F37A0A">
            <w:pPr>
              <w:pStyle w:val="Compact"/>
              <w:jc w:val="both"/>
              <w:rPr>
                <w:rFonts w:ascii="Arial" w:hAnsi="Arial" w:cs="Arial"/>
              </w:rPr>
            </w:pPr>
            <w:r w:rsidRPr="00C8295E">
              <w:rPr>
                <w:rFonts w:ascii="Arial" w:hAnsi="Arial" w:cs="Arial"/>
              </w:rPr>
              <w:t>Xochimilco</w:t>
            </w:r>
          </w:p>
        </w:tc>
        <w:tc>
          <w:tcPr>
            <w:tcW w:w="0" w:type="auto"/>
          </w:tcPr>
          <w:p w14:paraId="4282C41C"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2DAA3F1D" w14:textId="77777777" w:rsidR="0060608D" w:rsidRPr="00C8295E" w:rsidRDefault="00000000" w:rsidP="00F37A0A">
            <w:pPr>
              <w:pStyle w:val="Compact"/>
              <w:jc w:val="both"/>
              <w:rPr>
                <w:rFonts w:ascii="Arial" w:hAnsi="Arial" w:cs="Arial"/>
              </w:rPr>
            </w:pPr>
            <w:r w:rsidRPr="00C8295E">
              <w:rPr>
                <w:rFonts w:ascii="Arial" w:hAnsi="Arial" w:cs="Arial"/>
              </w:rPr>
              <w:t>1069.667</w:t>
            </w:r>
          </w:p>
        </w:tc>
        <w:tc>
          <w:tcPr>
            <w:tcW w:w="0" w:type="auto"/>
          </w:tcPr>
          <w:p w14:paraId="7744064F" w14:textId="77777777" w:rsidR="0060608D" w:rsidRPr="00C8295E" w:rsidRDefault="00000000" w:rsidP="00F37A0A">
            <w:pPr>
              <w:pStyle w:val="Compact"/>
              <w:jc w:val="both"/>
              <w:rPr>
                <w:rFonts w:ascii="Arial" w:hAnsi="Arial" w:cs="Arial"/>
              </w:rPr>
            </w:pPr>
            <w:r w:rsidRPr="00C8295E">
              <w:rPr>
                <w:rFonts w:ascii="Arial" w:hAnsi="Arial" w:cs="Arial"/>
              </w:rPr>
              <w:t>4786.025</w:t>
            </w:r>
          </w:p>
        </w:tc>
        <w:tc>
          <w:tcPr>
            <w:tcW w:w="0" w:type="auto"/>
          </w:tcPr>
          <w:p w14:paraId="07B30F8C" w14:textId="77777777" w:rsidR="0060608D" w:rsidRPr="00C8295E" w:rsidRDefault="00000000" w:rsidP="00F37A0A">
            <w:pPr>
              <w:pStyle w:val="Compact"/>
              <w:jc w:val="both"/>
              <w:rPr>
                <w:rFonts w:ascii="Arial" w:hAnsi="Arial" w:cs="Arial"/>
              </w:rPr>
            </w:pPr>
            <w:r w:rsidRPr="00C8295E">
              <w:rPr>
                <w:rFonts w:ascii="Arial" w:hAnsi="Arial" w:cs="Arial"/>
              </w:rPr>
              <w:t>6545.860</w:t>
            </w:r>
          </w:p>
        </w:tc>
        <w:tc>
          <w:tcPr>
            <w:tcW w:w="0" w:type="auto"/>
          </w:tcPr>
          <w:p w14:paraId="7B68114C" w14:textId="77777777" w:rsidR="0060608D" w:rsidRPr="00C8295E" w:rsidRDefault="00000000" w:rsidP="00F37A0A">
            <w:pPr>
              <w:pStyle w:val="Compact"/>
              <w:jc w:val="both"/>
              <w:rPr>
                <w:rFonts w:ascii="Arial" w:hAnsi="Arial" w:cs="Arial"/>
              </w:rPr>
            </w:pPr>
            <w:r w:rsidRPr="00C8295E">
              <w:rPr>
                <w:rFonts w:ascii="Arial" w:hAnsi="Arial" w:cs="Arial"/>
              </w:rPr>
              <w:t>29559.91</w:t>
            </w:r>
          </w:p>
        </w:tc>
        <w:tc>
          <w:tcPr>
            <w:tcW w:w="0" w:type="auto"/>
          </w:tcPr>
          <w:p w14:paraId="626C8D97" w14:textId="77777777" w:rsidR="0060608D" w:rsidRPr="00C8295E" w:rsidRDefault="00000000" w:rsidP="00F37A0A">
            <w:pPr>
              <w:pStyle w:val="Compact"/>
              <w:jc w:val="both"/>
              <w:rPr>
                <w:rFonts w:ascii="Arial" w:hAnsi="Arial" w:cs="Arial"/>
              </w:rPr>
            </w:pPr>
            <w:r w:rsidRPr="00C8295E">
              <w:rPr>
                <w:rFonts w:ascii="Arial" w:hAnsi="Arial" w:cs="Arial"/>
              </w:rPr>
              <w:t>5240.275</w:t>
            </w:r>
          </w:p>
        </w:tc>
        <w:tc>
          <w:tcPr>
            <w:tcW w:w="0" w:type="auto"/>
          </w:tcPr>
          <w:p w14:paraId="7980B2CB" w14:textId="77777777" w:rsidR="0060608D" w:rsidRPr="00C8295E" w:rsidRDefault="00000000" w:rsidP="00F37A0A">
            <w:pPr>
              <w:pStyle w:val="Compact"/>
              <w:jc w:val="both"/>
              <w:rPr>
                <w:rFonts w:ascii="Arial" w:hAnsi="Arial" w:cs="Arial"/>
              </w:rPr>
            </w:pPr>
            <w:r w:rsidRPr="00C8295E">
              <w:rPr>
                <w:rFonts w:ascii="Arial" w:hAnsi="Arial" w:cs="Arial"/>
              </w:rPr>
              <w:t>141</w:t>
            </w:r>
          </w:p>
        </w:tc>
      </w:tr>
      <w:tr w:rsidR="0060608D" w:rsidRPr="00C8295E" w14:paraId="2703743D" w14:textId="77777777" w:rsidTr="007F3647">
        <w:tc>
          <w:tcPr>
            <w:tcW w:w="0" w:type="auto"/>
          </w:tcPr>
          <w:p w14:paraId="210D1719" w14:textId="77777777" w:rsidR="0060608D" w:rsidRPr="00C8295E" w:rsidRDefault="00000000" w:rsidP="00F37A0A">
            <w:pPr>
              <w:pStyle w:val="Compact"/>
              <w:jc w:val="both"/>
              <w:rPr>
                <w:rFonts w:ascii="Arial" w:hAnsi="Arial" w:cs="Arial"/>
              </w:rPr>
            </w:pPr>
            <w:r w:rsidRPr="00C8295E">
              <w:rPr>
                <w:rFonts w:ascii="Arial" w:hAnsi="Arial" w:cs="Arial"/>
              </w:rPr>
              <w:t>Benito Juárez</w:t>
            </w:r>
          </w:p>
        </w:tc>
        <w:tc>
          <w:tcPr>
            <w:tcW w:w="0" w:type="auto"/>
          </w:tcPr>
          <w:p w14:paraId="0E3BCB63"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26F65C60" w14:textId="77777777" w:rsidR="0060608D" w:rsidRPr="00C8295E" w:rsidRDefault="00000000" w:rsidP="00F37A0A">
            <w:pPr>
              <w:pStyle w:val="Compact"/>
              <w:jc w:val="both"/>
              <w:rPr>
                <w:rFonts w:ascii="Arial" w:hAnsi="Arial" w:cs="Arial"/>
              </w:rPr>
            </w:pPr>
            <w:r w:rsidRPr="00C8295E">
              <w:rPr>
                <w:rFonts w:ascii="Arial" w:hAnsi="Arial" w:cs="Arial"/>
              </w:rPr>
              <w:t>3741.365</w:t>
            </w:r>
          </w:p>
        </w:tc>
        <w:tc>
          <w:tcPr>
            <w:tcW w:w="0" w:type="auto"/>
          </w:tcPr>
          <w:p w14:paraId="54428652" w14:textId="77777777" w:rsidR="0060608D" w:rsidRPr="00C8295E" w:rsidRDefault="00000000" w:rsidP="00F37A0A">
            <w:pPr>
              <w:pStyle w:val="Compact"/>
              <w:jc w:val="both"/>
              <w:rPr>
                <w:rFonts w:ascii="Arial" w:hAnsi="Arial" w:cs="Arial"/>
              </w:rPr>
            </w:pPr>
            <w:r w:rsidRPr="00C8295E">
              <w:rPr>
                <w:rFonts w:ascii="Arial" w:hAnsi="Arial" w:cs="Arial"/>
              </w:rPr>
              <w:t>20065.175</w:t>
            </w:r>
          </w:p>
        </w:tc>
        <w:tc>
          <w:tcPr>
            <w:tcW w:w="0" w:type="auto"/>
          </w:tcPr>
          <w:p w14:paraId="1727E184" w14:textId="77777777" w:rsidR="0060608D" w:rsidRPr="00C8295E" w:rsidRDefault="00000000" w:rsidP="00F37A0A">
            <w:pPr>
              <w:pStyle w:val="Compact"/>
              <w:jc w:val="both"/>
              <w:rPr>
                <w:rFonts w:ascii="Arial" w:hAnsi="Arial" w:cs="Arial"/>
              </w:rPr>
            </w:pPr>
            <w:r w:rsidRPr="00C8295E">
              <w:rPr>
                <w:rFonts w:ascii="Arial" w:hAnsi="Arial" w:cs="Arial"/>
              </w:rPr>
              <w:t>25167.655</w:t>
            </w:r>
          </w:p>
        </w:tc>
        <w:tc>
          <w:tcPr>
            <w:tcW w:w="0" w:type="auto"/>
          </w:tcPr>
          <w:p w14:paraId="700343BE" w14:textId="77777777" w:rsidR="0060608D" w:rsidRPr="00C8295E" w:rsidRDefault="00000000" w:rsidP="00F37A0A">
            <w:pPr>
              <w:pStyle w:val="Compact"/>
              <w:jc w:val="both"/>
              <w:rPr>
                <w:rFonts w:ascii="Arial" w:hAnsi="Arial" w:cs="Arial"/>
              </w:rPr>
            </w:pPr>
            <w:r w:rsidRPr="00C8295E">
              <w:rPr>
                <w:rFonts w:ascii="Arial" w:hAnsi="Arial" w:cs="Arial"/>
              </w:rPr>
              <w:t>176719.22</w:t>
            </w:r>
          </w:p>
        </w:tc>
        <w:tc>
          <w:tcPr>
            <w:tcW w:w="0" w:type="auto"/>
          </w:tcPr>
          <w:p w14:paraId="484AB21B" w14:textId="77777777" w:rsidR="0060608D" w:rsidRPr="00C8295E" w:rsidRDefault="00000000" w:rsidP="00F37A0A">
            <w:pPr>
              <w:pStyle w:val="Compact"/>
              <w:jc w:val="both"/>
              <w:rPr>
                <w:rFonts w:ascii="Arial" w:hAnsi="Arial" w:cs="Arial"/>
              </w:rPr>
            </w:pPr>
            <w:r w:rsidRPr="00C8295E">
              <w:rPr>
                <w:rFonts w:ascii="Arial" w:hAnsi="Arial" w:cs="Arial"/>
              </w:rPr>
              <w:t>22441.338</w:t>
            </w:r>
          </w:p>
        </w:tc>
        <w:tc>
          <w:tcPr>
            <w:tcW w:w="0" w:type="auto"/>
          </w:tcPr>
          <w:p w14:paraId="749F86CE" w14:textId="77777777" w:rsidR="0060608D" w:rsidRPr="00C8295E" w:rsidRDefault="00000000" w:rsidP="00F37A0A">
            <w:pPr>
              <w:pStyle w:val="Compact"/>
              <w:jc w:val="both"/>
              <w:rPr>
                <w:rFonts w:ascii="Arial" w:hAnsi="Arial" w:cs="Arial"/>
              </w:rPr>
            </w:pPr>
            <w:r w:rsidRPr="00C8295E">
              <w:rPr>
                <w:rFonts w:ascii="Arial" w:hAnsi="Arial" w:cs="Arial"/>
              </w:rPr>
              <w:t>135</w:t>
            </w:r>
          </w:p>
        </w:tc>
      </w:tr>
      <w:tr w:rsidR="0060608D" w:rsidRPr="00C8295E" w14:paraId="52BB041A" w14:textId="77777777" w:rsidTr="007F3647">
        <w:tc>
          <w:tcPr>
            <w:tcW w:w="0" w:type="auto"/>
          </w:tcPr>
          <w:p w14:paraId="4A8F151C" w14:textId="77777777" w:rsidR="0060608D" w:rsidRPr="00C8295E" w:rsidRDefault="00000000" w:rsidP="00F37A0A">
            <w:pPr>
              <w:pStyle w:val="Compact"/>
              <w:jc w:val="both"/>
              <w:rPr>
                <w:rFonts w:ascii="Arial" w:hAnsi="Arial" w:cs="Arial"/>
              </w:rPr>
            </w:pPr>
            <w:r w:rsidRPr="00C8295E">
              <w:rPr>
                <w:rFonts w:ascii="Arial" w:hAnsi="Arial" w:cs="Arial"/>
              </w:rPr>
              <w:t>Benito Juárez</w:t>
            </w:r>
          </w:p>
        </w:tc>
        <w:tc>
          <w:tcPr>
            <w:tcW w:w="0" w:type="auto"/>
          </w:tcPr>
          <w:p w14:paraId="6E29C1EA"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530119AE" w14:textId="77777777" w:rsidR="0060608D" w:rsidRPr="00C8295E" w:rsidRDefault="0060608D" w:rsidP="00F37A0A">
            <w:pPr>
              <w:pStyle w:val="Compact"/>
              <w:jc w:val="both"/>
              <w:rPr>
                <w:rFonts w:ascii="Arial" w:hAnsi="Arial" w:cs="Arial"/>
              </w:rPr>
            </w:pPr>
          </w:p>
        </w:tc>
        <w:tc>
          <w:tcPr>
            <w:tcW w:w="0" w:type="auto"/>
          </w:tcPr>
          <w:p w14:paraId="6C4302CC" w14:textId="77777777" w:rsidR="0060608D" w:rsidRPr="00C8295E" w:rsidRDefault="0060608D" w:rsidP="00F37A0A">
            <w:pPr>
              <w:pStyle w:val="Compact"/>
              <w:jc w:val="both"/>
              <w:rPr>
                <w:rFonts w:ascii="Arial" w:hAnsi="Arial" w:cs="Arial"/>
              </w:rPr>
            </w:pPr>
          </w:p>
        </w:tc>
        <w:tc>
          <w:tcPr>
            <w:tcW w:w="0" w:type="auto"/>
          </w:tcPr>
          <w:p w14:paraId="61CF3D19" w14:textId="77777777" w:rsidR="0060608D" w:rsidRPr="00C8295E" w:rsidRDefault="0060608D" w:rsidP="00F37A0A">
            <w:pPr>
              <w:pStyle w:val="Compact"/>
              <w:jc w:val="both"/>
              <w:rPr>
                <w:rFonts w:ascii="Arial" w:hAnsi="Arial" w:cs="Arial"/>
              </w:rPr>
            </w:pPr>
          </w:p>
        </w:tc>
        <w:tc>
          <w:tcPr>
            <w:tcW w:w="0" w:type="auto"/>
          </w:tcPr>
          <w:p w14:paraId="6667E4FC" w14:textId="77777777" w:rsidR="0060608D" w:rsidRPr="00C8295E" w:rsidRDefault="0060608D" w:rsidP="00F37A0A">
            <w:pPr>
              <w:pStyle w:val="Compact"/>
              <w:jc w:val="both"/>
              <w:rPr>
                <w:rFonts w:ascii="Arial" w:hAnsi="Arial" w:cs="Arial"/>
              </w:rPr>
            </w:pPr>
          </w:p>
        </w:tc>
        <w:tc>
          <w:tcPr>
            <w:tcW w:w="0" w:type="auto"/>
          </w:tcPr>
          <w:p w14:paraId="3AC88FE2" w14:textId="77777777" w:rsidR="0060608D" w:rsidRPr="00C8295E" w:rsidRDefault="0060608D" w:rsidP="00F37A0A">
            <w:pPr>
              <w:pStyle w:val="Compact"/>
              <w:jc w:val="both"/>
              <w:rPr>
                <w:rFonts w:ascii="Arial" w:hAnsi="Arial" w:cs="Arial"/>
              </w:rPr>
            </w:pPr>
          </w:p>
        </w:tc>
        <w:tc>
          <w:tcPr>
            <w:tcW w:w="0" w:type="auto"/>
          </w:tcPr>
          <w:p w14:paraId="3B44A000" w14:textId="77777777" w:rsidR="0060608D" w:rsidRPr="00C8295E" w:rsidRDefault="0060608D" w:rsidP="00F37A0A">
            <w:pPr>
              <w:pStyle w:val="Compact"/>
              <w:jc w:val="both"/>
              <w:rPr>
                <w:rFonts w:ascii="Arial" w:hAnsi="Arial" w:cs="Arial"/>
              </w:rPr>
            </w:pPr>
          </w:p>
        </w:tc>
      </w:tr>
      <w:tr w:rsidR="0060608D" w:rsidRPr="00C8295E" w14:paraId="036F2B15" w14:textId="77777777" w:rsidTr="007F3647">
        <w:tc>
          <w:tcPr>
            <w:tcW w:w="0" w:type="auto"/>
          </w:tcPr>
          <w:p w14:paraId="6B994D0F" w14:textId="77777777" w:rsidR="0060608D" w:rsidRPr="00C8295E" w:rsidRDefault="00000000" w:rsidP="00F37A0A">
            <w:pPr>
              <w:pStyle w:val="Compact"/>
              <w:jc w:val="both"/>
              <w:rPr>
                <w:rFonts w:ascii="Arial" w:hAnsi="Arial" w:cs="Arial"/>
              </w:rPr>
            </w:pPr>
            <w:r w:rsidRPr="00C8295E">
              <w:rPr>
                <w:rFonts w:ascii="Arial" w:hAnsi="Arial" w:cs="Arial"/>
              </w:rPr>
              <w:lastRenderedPageBreak/>
              <w:t>Cuauhtémoc</w:t>
            </w:r>
          </w:p>
        </w:tc>
        <w:tc>
          <w:tcPr>
            <w:tcW w:w="0" w:type="auto"/>
          </w:tcPr>
          <w:p w14:paraId="732E1CB3"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4B1000BA" w14:textId="77777777" w:rsidR="0060608D" w:rsidRPr="00C8295E" w:rsidRDefault="00000000" w:rsidP="00F37A0A">
            <w:pPr>
              <w:pStyle w:val="Compact"/>
              <w:jc w:val="both"/>
              <w:rPr>
                <w:rFonts w:ascii="Arial" w:hAnsi="Arial" w:cs="Arial"/>
              </w:rPr>
            </w:pPr>
            <w:r w:rsidRPr="00C8295E">
              <w:rPr>
                <w:rFonts w:ascii="Arial" w:hAnsi="Arial" w:cs="Arial"/>
              </w:rPr>
              <w:t>921.870</w:t>
            </w:r>
          </w:p>
        </w:tc>
        <w:tc>
          <w:tcPr>
            <w:tcW w:w="0" w:type="auto"/>
          </w:tcPr>
          <w:p w14:paraId="3FF8C998" w14:textId="77777777" w:rsidR="0060608D" w:rsidRPr="00C8295E" w:rsidRDefault="00000000" w:rsidP="00F37A0A">
            <w:pPr>
              <w:pStyle w:val="Compact"/>
              <w:jc w:val="both"/>
              <w:rPr>
                <w:rFonts w:ascii="Arial" w:hAnsi="Arial" w:cs="Arial"/>
              </w:rPr>
            </w:pPr>
            <w:r w:rsidRPr="00C8295E">
              <w:rPr>
                <w:rFonts w:ascii="Arial" w:hAnsi="Arial" w:cs="Arial"/>
              </w:rPr>
              <w:t>8436.753</w:t>
            </w:r>
          </w:p>
        </w:tc>
        <w:tc>
          <w:tcPr>
            <w:tcW w:w="0" w:type="auto"/>
          </w:tcPr>
          <w:p w14:paraId="465AA6E2" w14:textId="77777777" w:rsidR="0060608D" w:rsidRPr="00C8295E" w:rsidRDefault="00000000" w:rsidP="00F37A0A">
            <w:pPr>
              <w:pStyle w:val="Compact"/>
              <w:jc w:val="both"/>
              <w:rPr>
                <w:rFonts w:ascii="Arial" w:hAnsi="Arial" w:cs="Arial"/>
              </w:rPr>
            </w:pPr>
            <w:r w:rsidRPr="00C8295E">
              <w:rPr>
                <w:rFonts w:ascii="Arial" w:hAnsi="Arial" w:cs="Arial"/>
              </w:rPr>
              <w:t>17636.413</w:t>
            </w:r>
          </w:p>
        </w:tc>
        <w:tc>
          <w:tcPr>
            <w:tcW w:w="0" w:type="auto"/>
          </w:tcPr>
          <w:p w14:paraId="1EC0FDB3" w14:textId="77777777" w:rsidR="0060608D" w:rsidRPr="00C8295E" w:rsidRDefault="00000000" w:rsidP="00F37A0A">
            <w:pPr>
              <w:pStyle w:val="Compact"/>
              <w:jc w:val="both"/>
              <w:rPr>
                <w:rFonts w:ascii="Arial" w:hAnsi="Arial" w:cs="Arial"/>
              </w:rPr>
            </w:pPr>
            <w:r w:rsidRPr="00C8295E">
              <w:rPr>
                <w:rFonts w:ascii="Arial" w:hAnsi="Arial" w:cs="Arial"/>
              </w:rPr>
              <w:t>313206.74</w:t>
            </w:r>
          </w:p>
        </w:tc>
        <w:tc>
          <w:tcPr>
            <w:tcW w:w="0" w:type="auto"/>
          </w:tcPr>
          <w:p w14:paraId="6CD18E72" w14:textId="77777777" w:rsidR="0060608D" w:rsidRPr="00C8295E" w:rsidRDefault="00000000" w:rsidP="00F37A0A">
            <w:pPr>
              <w:pStyle w:val="Compact"/>
              <w:jc w:val="both"/>
              <w:rPr>
                <w:rFonts w:ascii="Arial" w:hAnsi="Arial" w:cs="Arial"/>
              </w:rPr>
            </w:pPr>
            <w:r w:rsidRPr="00C8295E">
              <w:rPr>
                <w:rFonts w:ascii="Arial" w:hAnsi="Arial" w:cs="Arial"/>
              </w:rPr>
              <w:t>35445.246</w:t>
            </w:r>
          </w:p>
        </w:tc>
        <w:tc>
          <w:tcPr>
            <w:tcW w:w="0" w:type="auto"/>
          </w:tcPr>
          <w:p w14:paraId="3E52A420" w14:textId="77777777" w:rsidR="0060608D" w:rsidRPr="00C8295E" w:rsidRDefault="00000000" w:rsidP="00F37A0A">
            <w:pPr>
              <w:pStyle w:val="Compact"/>
              <w:jc w:val="both"/>
              <w:rPr>
                <w:rFonts w:ascii="Arial" w:hAnsi="Arial" w:cs="Arial"/>
              </w:rPr>
            </w:pPr>
            <w:r w:rsidRPr="00C8295E">
              <w:rPr>
                <w:rFonts w:ascii="Arial" w:hAnsi="Arial" w:cs="Arial"/>
              </w:rPr>
              <w:t>115</w:t>
            </w:r>
          </w:p>
        </w:tc>
      </w:tr>
      <w:tr w:rsidR="0060608D" w:rsidRPr="00C8295E" w14:paraId="110FB095" w14:textId="77777777" w:rsidTr="007F3647">
        <w:tc>
          <w:tcPr>
            <w:tcW w:w="0" w:type="auto"/>
          </w:tcPr>
          <w:p w14:paraId="5AD474BB" w14:textId="77777777" w:rsidR="0060608D" w:rsidRPr="00C8295E" w:rsidRDefault="00000000" w:rsidP="00F37A0A">
            <w:pPr>
              <w:pStyle w:val="Compact"/>
              <w:jc w:val="both"/>
              <w:rPr>
                <w:rFonts w:ascii="Arial" w:hAnsi="Arial" w:cs="Arial"/>
              </w:rPr>
            </w:pPr>
            <w:r w:rsidRPr="00C8295E">
              <w:rPr>
                <w:rFonts w:ascii="Arial" w:hAnsi="Arial" w:cs="Arial"/>
              </w:rPr>
              <w:t>Cuauhtémoc</w:t>
            </w:r>
          </w:p>
        </w:tc>
        <w:tc>
          <w:tcPr>
            <w:tcW w:w="0" w:type="auto"/>
          </w:tcPr>
          <w:p w14:paraId="238F1B4D"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44172BFE" w14:textId="77777777" w:rsidR="0060608D" w:rsidRPr="00C8295E" w:rsidRDefault="0060608D" w:rsidP="00F37A0A">
            <w:pPr>
              <w:pStyle w:val="Compact"/>
              <w:jc w:val="both"/>
              <w:rPr>
                <w:rFonts w:ascii="Arial" w:hAnsi="Arial" w:cs="Arial"/>
              </w:rPr>
            </w:pPr>
          </w:p>
        </w:tc>
        <w:tc>
          <w:tcPr>
            <w:tcW w:w="0" w:type="auto"/>
          </w:tcPr>
          <w:p w14:paraId="47FF9301" w14:textId="77777777" w:rsidR="0060608D" w:rsidRPr="00C8295E" w:rsidRDefault="0060608D" w:rsidP="00F37A0A">
            <w:pPr>
              <w:pStyle w:val="Compact"/>
              <w:jc w:val="both"/>
              <w:rPr>
                <w:rFonts w:ascii="Arial" w:hAnsi="Arial" w:cs="Arial"/>
              </w:rPr>
            </w:pPr>
          </w:p>
        </w:tc>
        <w:tc>
          <w:tcPr>
            <w:tcW w:w="0" w:type="auto"/>
          </w:tcPr>
          <w:p w14:paraId="32B75E23" w14:textId="77777777" w:rsidR="0060608D" w:rsidRPr="00C8295E" w:rsidRDefault="0060608D" w:rsidP="00F37A0A">
            <w:pPr>
              <w:pStyle w:val="Compact"/>
              <w:jc w:val="both"/>
              <w:rPr>
                <w:rFonts w:ascii="Arial" w:hAnsi="Arial" w:cs="Arial"/>
              </w:rPr>
            </w:pPr>
          </w:p>
        </w:tc>
        <w:tc>
          <w:tcPr>
            <w:tcW w:w="0" w:type="auto"/>
          </w:tcPr>
          <w:p w14:paraId="3FA33736" w14:textId="77777777" w:rsidR="0060608D" w:rsidRPr="00C8295E" w:rsidRDefault="0060608D" w:rsidP="00F37A0A">
            <w:pPr>
              <w:pStyle w:val="Compact"/>
              <w:jc w:val="both"/>
              <w:rPr>
                <w:rFonts w:ascii="Arial" w:hAnsi="Arial" w:cs="Arial"/>
              </w:rPr>
            </w:pPr>
          </w:p>
        </w:tc>
        <w:tc>
          <w:tcPr>
            <w:tcW w:w="0" w:type="auto"/>
          </w:tcPr>
          <w:p w14:paraId="7389EBEE" w14:textId="77777777" w:rsidR="0060608D" w:rsidRPr="00C8295E" w:rsidRDefault="0060608D" w:rsidP="00F37A0A">
            <w:pPr>
              <w:pStyle w:val="Compact"/>
              <w:jc w:val="both"/>
              <w:rPr>
                <w:rFonts w:ascii="Arial" w:hAnsi="Arial" w:cs="Arial"/>
              </w:rPr>
            </w:pPr>
          </w:p>
        </w:tc>
        <w:tc>
          <w:tcPr>
            <w:tcW w:w="0" w:type="auto"/>
          </w:tcPr>
          <w:p w14:paraId="0D2CF716" w14:textId="77777777" w:rsidR="0060608D" w:rsidRPr="00C8295E" w:rsidRDefault="0060608D" w:rsidP="00F37A0A">
            <w:pPr>
              <w:pStyle w:val="Compact"/>
              <w:jc w:val="both"/>
              <w:rPr>
                <w:rFonts w:ascii="Arial" w:hAnsi="Arial" w:cs="Arial"/>
              </w:rPr>
            </w:pPr>
          </w:p>
        </w:tc>
      </w:tr>
      <w:tr w:rsidR="0060608D" w:rsidRPr="00C8295E" w14:paraId="71563283" w14:textId="77777777" w:rsidTr="007F3647">
        <w:tc>
          <w:tcPr>
            <w:tcW w:w="0" w:type="auto"/>
          </w:tcPr>
          <w:p w14:paraId="21F5F057" w14:textId="77777777" w:rsidR="0060608D" w:rsidRPr="00C8295E" w:rsidRDefault="00000000" w:rsidP="00F37A0A">
            <w:pPr>
              <w:pStyle w:val="Compact"/>
              <w:jc w:val="both"/>
              <w:rPr>
                <w:rFonts w:ascii="Arial" w:hAnsi="Arial" w:cs="Arial"/>
              </w:rPr>
            </w:pPr>
            <w:r w:rsidRPr="00C8295E">
              <w:rPr>
                <w:rFonts w:ascii="Arial" w:hAnsi="Arial" w:cs="Arial"/>
              </w:rPr>
              <w:t>Miguel Hidalgo</w:t>
            </w:r>
          </w:p>
        </w:tc>
        <w:tc>
          <w:tcPr>
            <w:tcW w:w="0" w:type="auto"/>
          </w:tcPr>
          <w:p w14:paraId="7311F386"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12B8452F" w14:textId="77777777" w:rsidR="0060608D" w:rsidRPr="00C8295E" w:rsidRDefault="00000000" w:rsidP="00F37A0A">
            <w:pPr>
              <w:pStyle w:val="Compact"/>
              <w:jc w:val="both"/>
              <w:rPr>
                <w:rFonts w:ascii="Arial" w:hAnsi="Arial" w:cs="Arial"/>
              </w:rPr>
            </w:pPr>
            <w:r w:rsidRPr="00C8295E">
              <w:rPr>
                <w:rFonts w:ascii="Arial" w:hAnsi="Arial" w:cs="Arial"/>
              </w:rPr>
              <w:t>2290.712</w:t>
            </w:r>
          </w:p>
        </w:tc>
        <w:tc>
          <w:tcPr>
            <w:tcW w:w="0" w:type="auto"/>
          </w:tcPr>
          <w:p w14:paraId="4242C5F6" w14:textId="77777777" w:rsidR="0060608D" w:rsidRPr="00C8295E" w:rsidRDefault="00000000" w:rsidP="00F37A0A">
            <w:pPr>
              <w:pStyle w:val="Compact"/>
              <w:jc w:val="both"/>
              <w:rPr>
                <w:rFonts w:ascii="Arial" w:hAnsi="Arial" w:cs="Arial"/>
              </w:rPr>
            </w:pPr>
            <w:r w:rsidRPr="00C8295E">
              <w:rPr>
                <w:rFonts w:ascii="Arial" w:hAnsi="Arial" w:cs="Arial"/>
              </w:rPr>
              <w:t>17156.079</w:t>
            </w:r>
          </w:p>
        </w:tc>
        <w:tc>
          <w:tcPr>
            <w:tcW w:w="0" w:type="auto"/>
          </w:tcPr>
          <w:p w14:paraId="16B13673" w14:textId="77777777" w:rsidR="0060608D" w:rsidRPr="00C8295E" w:rsidRDefault="00000000" w:rsidP="00F37A0A">
            <w:pPr>
              <w:pStyle w:val="Compact"/>
              <w:jc w:val="both"/>
              <w:rPr>
                <w:rFonts w:ascii="Arial" w:hAnsi="Arial" w:cs="Arial"/>
              </w:rPr>
            </w:pPr>
            <w:r w:rsidRPr="00C8295E">
              <w:rPr>
                <w:rFonts w:ascii="Arial" w:hAnsi="Arial" w:cs="Arial"/>
              </w:rPr>
              <w:t>25668.338</w:t>
            </w:r>
          </w:p>
        </w:tc>
        <w:tc>
          <w:tcPr>
            <w:tcW w:w="0" w:type="auto"/>
          </w:tcPr>
          <w:p w14:paraId="2782A994" w14:textId="77777777" w:rsidR="0060608D" w:rsidRPr="00C8295E" w:rsidRDefault="00000000" w:rsidP="00F37A0A">
            <w:pPr>
              <w:pStyle w:val="Compact"/>
              <w:jc w:val="both"/>
              <w:rPr>
                <w:rFonts w:ascii="Arial" w:hAnsi="Arial" w:cs="Arial"/>
              </w:rPr>
            </w:pPr>
            <w:r w:rsidRPr="00C8295E">
              <w:rPr>
                <w:rFonts w:ascii="Arial" w:hAnsi="Arial" w:cs="Arial"/>
              </w:rPr>
              <w:t>132651.56</w:t>
            </w:r>
          </w:p>
        </w:tc>
        <w:tc>
          <w:tcPr>
            <w:tcW w:w="0" w:type="auto"/>
          </w:tcPr>
          <w:p w14:paraId="5AB05766" w14:textId="77777777" w:rsidR="0060608D" w:rsidRPr="00C8295E" w:rsidRDefault="00000000" w:rsidP="00F37A0A">
            <w:pPr>
              <w:pStyle w:val="Compact"/>
              <w:jc w:val="both"/>
              <w:rPr>
                <w:rFonts w:ascii="Arial" w:hAnsi="Arial" w:cs="Arial"/>
              </w:rPr>
            </w:pPr>
            <w:r w:rsidRPr="00C8295E">
              <w:rPr>
                <w:rFonts w:ascii="Arial" w:hAnsi="Arial" w:cs="Arial"/>
              </w:rPr>
              <w:t>23268.993</w:t>
            </w:r>
          </w:p>
        </w:tc>
        <w:tc>
          <w:tcPr>
            <w:tcW w:w="0" w:type="auto"/>
          </w:tcPr>
          <w:p w14:paraId="3A15CC95" w14:textId="77777777" w:rsidR="0060608D" w:rsidRPr="00C8295E" w:rsidRDefault="00000000" w:rsidP="00F37A0A">
            <w:pPr>
              <w:pStyle w:val="Compact"/>
              <w:jc w:val="both"/>
              <w:rPr>
                <w:rFonts w:ascii="Arial" w:hAnsi="Arial" w:cs="Arial"/>
              </w:rPr>
            </w:pPr>
            <w:r w:rsidRPr="00C8295E">
              <w:rPr>
                <w:rFonts w:ascii="Arial" w:hAnsi="Arial" w:cs="Arial"/>
              </w:rPr>
              <w:t>96</w:t>
            </w:r>
          </w:p>
        </w:tc>
      </w:tr>
      <w:tr w:rsidR="0060608D" w:rsidRPr="00C8295E" w14:paraId="14265EF8" w14:textId="77777777" w:rsidTr="007F3647">
        <w:tc>
          <w:tcPr>
            <w:tcW w:w="0" w:type="auto"/>
          </w:tcPr>
          <w:p w14:paraId="12DCC93F" w14:textId="77777777" w:rsidR="0060608D" w:rsidRPr="00C8295E" w:rsidRDefault="00000000" w:rsidP="00F37A0A">
            <w:pPr>
              <w:pStyle w:val="Compact"/>
              <w:jc w:val="both"/>
              <w:rPr>
                <w:rFonts w:ascii="Arial" w:hAnsi="Arial" w:cs="Arial"/>
              </w:rPr>
            </w:pPr>
            <w:r w:rsidRPr="00C8295E">
              <w:rPr>
                <w:rFonts w:ascii="Arial" w:hAnsi="Arial" w:cs="Arial"/>
              </w:rPr>
              <w:t>Miguel Hidalgo</w:t>
            </w:r>
          </w:p>
        </w:tc>
        <w:tc>
          <w:tcPr>
            <w:tcW w:w="0" w:type="auto"/>
          </w:tcPr>
          <w:p w14:paraId="3B2140E4"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05C33DDA" w14:textId="77777777" w:rsidR="0060608D" w:rsidRPr="00C8295E" w:rsidRDefault="0060608D" w:rsidP="00F37A0A">
            <w:pPr>
              <w:pStyle w:val="Compact"/>
              <w:jc w:val="both"/>
              <w:rPr>
                <w:rFonts w:ascii="Arial" w:hAnsi="Arial" w:cs="Arial"/>
              </w:rPr>
            </w:pPr>
          </w:p>
        </w:tc>
        <w:tc>
          <w:tcPr>
            <w:tcW w:w="0" w:type="auto"/>
          </w:tcPr>
          <w:p w14:paraId="2E289190" w14:textId="77777777" w:rsidR="0060608D" w:rsidRPr="00C8295E" w:rsidRDefault="0060608D" w:rsidP="00F37A0A">
            <w:pPr>
              <w:pStyle w:val="Compact"/>
              <w:jc w:val="both"/>
              <w:rPr>
                <w:rFonts w:ascii="Arial" w:hAnsi="Arial" w:cs="Arial"/>
              </w:rPr>
            </w:pPr>
          </w:p>
        </w:tc>
        <w:tc>
          <w:tcPr>
            <w:tcW w:w="0" w:type="auto"/>
          </w:tcPr>
          <w:p w14:paraId="65651215" w14:textId="77777777" w:rsidR="0060608D" w:rsidRPr="00C8295E" w:rsidRDefault="0060608D" w:rsidP="00F37A0A">
            <w:pPr>
              <w:pStyle w:val="Compact"/>
              <w:jc w:val="both"/>
              <w:rPr>
                <w:rFonts w:ascii="Arial" w:hAnsi="Arial" w:cs="Arial"/>
              </w:rPr>
            </w:pPr>
          </w:p>
        </w:tc>
        <w:tc>
          <w:tcPr>
            <w:tcW w:w="0" w:type="auto"/>
          </w:tcPr>
          <w:p w14:paraId="7173A87C" w14:textId="77777777" w:rsidR="0060608D" w:rsidRPr="00C8295E" w:rsidRDefault="0060608D" w:rsidP="00F37A0A">
            <w:pPr>
              <w:pStyle w:val="Compact"/>
              <w:jc w:val="both"/>
              <w:rPr>
                <w:rFonts w:ascii="Arial" w:hAnsi="Arial" w:cs="Arial"/>
              </w:rPr>
            </w:pPr>
          </w:p>
        </w:tc>
        <w:tc>
          <w:tcPr>
            <w:tcW w:w="0" w:type="auto"/>
          </w:tcPr>
          <w:p w14:paraId="7D139CB9" w14:textId="77777777" w:rsidR="0060608D" w:rsidRPr="00C8295E" w:rsidRDefault="0060608D" w:rsidP="00F37A0A">
            <w:pPr>
              <w:pStyle w:val="Compact"/>
              <w:jc w:val="both"/>
              <w:rPr>
                <w:rFonts w:ascii="Arial" w:hAnsi="Arial" w:cs="Arial"/>
              </w:rPr>
            </w:pPr>
          </w:p>
        </w:tc>
        <w:tc>
          <w:tcPr>
            <w:tcW w:w="0" w:type="auto"/>
          </w:tcPr>
          <w:p w14:paraId="747052D3" w14:textId="77777777" w:rsidR="0060608D" w:rsidRPr="00C8295E" w:rsidRDefault="0060608D" w:rsidP="00F37A0A">
            <w:pPr>
              <w:pStyle w:val="Compact"/>
              <w:jc w:val="both"/>
              <w:rPr>
                <w:rFonts w:ascii="Arial" w:hAnsi="Arial" w:cs="Arial"/>
              </w:rPr>
            </w:pPr>
          </w:p>
        </w:tc>
      </w:tr>
      <w:tr w:rsidR="0060608D" w:rsidRPr="00C8295E" w14:paraId="56D206A7" w14:textId="77777777" w:rsidTr="007F3647">
        <w:tc>
          <w:tcPr>
            <w:tcW w:w="0" w:type="auto"/>
          </w:tcPr>
          <w:p w14:paraId="1F15FC61" w14:textId="77777777" w:rsidR="0060608D" w:rsidRPr="00C8295E" w:rsidRDefault="00000000" w:rsidP="00F37A0A">
            <w:pPr>
              <w:pStyle w:val="Compact"/>
              <w:jc w:val="both"/>
              <w:rPr>
                <w:rFonts w:ascii="Arial" w:hAnsi="Arial" w:cs="Arial"/>
              </w:rPr>
            </w:pPr>
            <w:r w:rsidRPr="00C8295E">
              <w:rPr>
                <w:rFonts w:ascii="Arial" w:hAnsi="Arial" w:cs="Arial"/>
              </w:rPr>
              <w:t>Venustiano Carranza</w:t>
            </w:r>
          </w:p>
        </w:tc>
        <w:tc>
          <w:tcPr>
            <w:tcW w:w="0" w:type="auto"/>
          </w:tcPr>
          <w:p w14:paraId="297FD621"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28466F01" w14:textId="77777777" w:rsidR="0060608D" w:rsidRPr="00C8295E" w:rsidRDefault="00000000" w:rsidP="00F37A0A">
            <w:pPr>
              <w:pStyle w:val="Compact"/>
              <w:jc w:val="both"/>
              <w:rPr>
                <w:rFonts w:ascii="Arial" w:hAnsi="Arial" w:cs="Arial"/>
              </w:rPr>
            </w:pPr>
            <w:r w:rsidRPr="00C8295E">
              <w:rPr>
                <w:rFonts w:ascii="Arial" w:hAnsi="Arial" w:cs="Arial"/>
              </w:rPr>
              <w:t>52.668</w:t>
            </w:r>
          </w:p>
        </w:tc>
        <w:tc>
          <w:tcPr>
            <w:tcW w:w="0" w:type="auto"/>
          </w:tcPr>
          <w:p w14:paraId="311D49FD" w14:textId="77777777" w:rsidR="0060608D" w:rsidRPr="00C8295E" w:rsidRDefault="00000000" w:rsidP="00F37A0A">
            <w:pPr>
              <w:pStyle w:val="Compact"/>
              <w:jc w:val="both"/>
              <w:rPr>
                <w:rFonts w:ascii="Arial" w:hAnsi="Arial" w:cs="Arial"/>
              </w:rPr>
            </w:pPr>
            <w:r w:rsidRPr="00C8295E">
              <w:rPr>
                <w:rFonts w:ascii="Arial" w:hAnsi="Arial" w:cs="Arial"/>
              </w:rPr>
              <w:t>7880.444</w:t>
            </w:r>
          </w:p>
        </w:tc>
        <w:tc>
          <w:tcPr>
            <w:tcW w:w="0" w:type="auto"/>
          </w:tcPr>
          <w:p w14:paraId="4BAC3378" w14:textId="77777777" w:rsidR="0060608D" w:rsidRPr="00C8295E" w:rsidRDefault="00000000" w:rsidP="00F37A0A">
            <w:pPr>
              <w:pStyle w:val="Compact"/>
              <w:jc w:val="both"/>
              <w:rPr>
                <w:rFonts w:ascii="Arial" w:hAnsi="Arial" w:cs="Arial"/>
              </w:rPr>
            </w:pPr>
            <w:r w:rsidRPr="00C8295E">
              <w:rPr>
                <w:rFonts w:ascii="Arial" w:hAnsi="Arial" w:cs="Arial"/>
              </w:rPr>
              <w:t>15085.567</w:t>
            </w:r>
          </w:p>
        </w:tc>
        <w:tc>
          <w:tcPr>
            <w:tcW w:w="0" w:type="auto"/>
          </w:tcPr>
          <w:p w14:paraId="283F6427" w14:textId="77777777" w:rsidR="0060608D" w:rsidRPr="00C8295E" w:rsidRDefault="00000000" w:rsidP="00F37A0A">
            <w:pPr>
              <w:pStyle w:val="Compact"/>
              <w:jc w:val="both"/>
              <w:rPr>
                <w:rFonts w:ascii="Arial" w:hAnsi="Arial" w:cs="Arial"/>
              </w:rPr>
            </w:pPr>
            <w:r w:rsidRPr="00C8295E">
              <w:rPr>
                <w:rFonts w:ascii="Arial" w:hAnsi="Arial" w:cs="Arial"/>
              </w:rPr>
              <w:t>297123.05</w:t>
            </w:r>
          </w:p>
        </w:tc>
        <w:tc>
          <w:tcPr>
            <w:tcW w:w="0" w:type="auto"/>
          </w:tcPr>
          <w:p w14:paraId="22F1F2AD" w14:textId="77777777" w:rsidR="0060608D" w:rsidRPr="00C8295E" w:rsidRDefault="00000000" w:rsidP="00F37A0A">
            <w:pPr>
              <w:pStyle w:val="Compact"/>
              <w:jc w:val="both"/>
              <w:rPr>
                <w:rFonts w:ascii="Arial" w:hAnsi="Arial" w:cs="Arial"/>
              </w:rPr>
            </w:pPr>
            <w:r w:rsidRPr="00C8295E">
              <w:rPr>
                <w:rFonts w:ascii="Arial" w:hAnsi="Arial" w:cs="Arial"/>
              </w:rPr>
              <w:t>32880.344</w:t>
            </w:r>
          </w:p>
        </w:tc>
        <w:tc>
          <w:tcPr>
            <w:tcW w:w="0" w:type="auto"/>
          </w:tcPr>
          <w:p w14:paraId="36F7ADC4" w14:textId="77777777" w:rsidR="0060608D" w:rsidRPr="00C8295E" w:rsidRDefault="00000000" w:rsidP="00F37A0A">
            <w:pPr>
              <w:pStyle w:val="Compact"/>
              <w:jc w:val="both"/>
              <w:rPr>
                <w:rFonts w:ascii="Arial" w:hAnsi="Arial" w:cs="Arial"/>
              </w:rPr>
            </w:pPr>
            <w:r w:rsidRPr="00C8295E">
              <w:rPr>
                <w:rFonts w:ascii="Arial" w:hAnsi="Arial" w:cs="Arial"/>
              </w:rPr>
              <w:t>101</w:t>
            </w:r>
          </w:p>
        </w:tc>
      </w:tr>
      <w:tr w:rsidR="0060608D" w:rsidRPr="00C8295E" w14:paraId="449F43C9" w14:textId="77777777" w:rsidTr="007F3647">
        <w:tc>
          <w:tcPr>
            <w:tcW w:w="0" w:type="auto"/>
          </w:tcPr>
          <w:p w14:paraId="52561553" w14:textId="77777777" w:rsidR="0060608D" w:rsidRPr="00C8295E" w:rsidRDefault="00000000" w:rsidP="00F37A0A">
            <w:pPr>
              <w:pStyle w:val="Compact"/>
              <w:jc w:val="both"/>
              <w:rPr>
                <w:rFonts w:ascii="Arial" w:hAnsi="Arial" w:cs="Arial"/>
              </w:rPr>
            </w:pPr>
            <w:r w:rsidRPr="00C8295E">
              <w:rPr>
                <w:rFonts w:ascii="Arial" w:hAnsi="Arial" w:cs="Arial"/>
              </w:rPr>
              <w:t>Venustiano Carranza</w:t>
            </w:r>
          </w:p>
        </w:tc>
        <w:tc>
          <w:tcPr>
            <w:tcW w:w="0" w:type="auto"/>
          </w:tcPr>
          <w:p w14:paraId="4B7CF721"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14218EFF" w14:textId="77777777" w:rsidR="0060608D" w:rsidRPr="00C8295E" w:rsidRDefault="0060608D" w:rsidP="00F37A0A">
            <w:pPr>
              <w:pStyle w:val="Compact"/>
              <w:jc w:val="both"/>
              <w:rPr>
                <w:rFonts w:ascii="Arial" w:hAnsi="Arial" w:cs="Arial"/>
              </w:rPr>
            </w:pPr>
          </w:p>
        </w:tc>
        <w:tc>
          <w:tcPr>
            <w:tcW w:w="0" w:type="auto"/>
          </w:tcPr>
          <w:p w14:paraId="66779697" w14:textId="77777777" w:rsidR="0060608D" w:rsidRPr="00C8295E" w:rsidRDefault="0060608D" w:rsidP="00F37A0A">
            <w:pPr>
              <w:pStyle w:val="Compact"/>
              <w:jc w:val="both"/>
              <w:rPr>
                <w:rFonts w:ascii="Arial" w:hAnsi="Arial" w:cs="Arial"/>
              </w:rPr>
            </w:pPr>
          </w:p>
        </w:tc>
        <w:tc>
          <w:tcPr>
            <w:tcW w:w="0" w:type="auto"/>
          </w:tcPr>
          <w:p w14:paraId="14D9036A" w14:textId="77777777" w:rsidR="0060608D" w:rsidRPr="00C8295E" w:rsidRDefault="0060608D" w:rsidP="00F37A0A">
            <w:pPr>
              <w:pStyle w:val="Compact"/>
              <w:jc w:val="both"/>
              <w:rPr>
                <w:rFonts w:ascii="Arial" w:hAnsi="Arial" w:cs="Arial"/>
              </w:rPr>
            </w:pPr>
          </w:p>
        </w:tc>
        <w:tc>
          <w:tcPr>
            <w:tcW w:w="0" w:type="auto"/>
          </w:tcPr>
          <w:p w14:paraId="6464A3D7" w14:textId="77777777" w:rsidR="0060608D" w:rsidRPr="00C8295E" w:rsidRDefault="0060608D" w:rsidP="00F37A0A">
            <w:pPr>
              <w:pStyle w:val="Compact"/>
              <w:jc w:val="both"/>
              <w:rPr>
                <w:rFonts w:ascii="Arial" w:hAnsi="Arial" w:cs="Arial"/>
              </w:rPr>
            </w:pPr>
          </w:p>
        </w:tc>
        <w:tc>
          <w:tcPr>
            <w:tcW w:w="0" w:type="auto"/>
          </w:tcPr>
          <w:p w14:paraId="03EE6100" w14:textId="77777777" w:rsidR="0060608D" w:rsidRPr="00C8295E" w:rsidRDefault="0060608D" w:rsidP="00F37A0A">
            <w:pPr>
              <w:pStyle w:val="Compact"/>
              <w:jc w:val="both"/>
              <w:rPr>
                <w:rFonts w:ascii="Arial" w:hAnsi="Arial" w:cs="Arial"/>
              </w:rPr>
            </w:pPr>
          </w:p>
        </w:tc>
        <w:tc>
          <w:tcPr>
            <w:tcW w:w="0" w:type="auto"/>
          </w:tcPr>
          <w:p w14:paraId="6B0BF412" w14:textId="77777777" w:rsidR="0060608D" w:rsidRPr="00C8295E" w:rsidRDefault="0060608D" w:rsidP="00F37A0A">
            <w:pPr>
              <w:pStyle w:val="Compact"/>
              <w:jc w:val="both"/>
              <w:rPr>
                <w:rFonts w:ascii="Arial" w:hAnsi="Arial" w:cs="Arial"/>
              </w:rPr>
            </w:pPr>
          </w:p>
        </w:tc>
      </w:tr>
    </w:tbl>
    <w:p w14:paraId="074D5A0A" w14:textId="77777777" w:rsidR="00654C2A" w:rsidRPr="00C8295E" w:rsidRDefault="00654C2A" w:rsidP="0008695E">
      <w:pPr>
        <w:rPr>
          <w:rFonts w:ascii="Arial" w:hAnsi="Arial" w:cs="Arial"/>
        </w:rPr>
      </w:pPr>
      <w:bookmarkStart w:id="171" w:name="tab:descripcion_ambito"/>
      <w:bookmarkEnd w:id="169"/>
    </w:p>
    <w:p w14:paraId="2CF84991" w14:textId="7BF11CD9" w:rsidR="0060608D" w:rsidRPr="00C8295E" w:rsidRDefault="00C6637E" w:rsidP="00F37A0A">
      <w:pPr>
        <w:pStyle w:val="TableCaption"/>
        <w:jc w:val="both"/>
        <w:rPr>
          <w:rFonts w:ascii="Arial" w:hAnsi="Arial" w:cs="Arial"/>
        </w:rPr>
      </w:pPr>
      <w:r>
        <w:rPr>
          <w:rFonts w:ascii="Arial" w:hAnsi="Arial" w:cs="Arial"/>
        </w:rPr>
        <w:t xml:space="preserve">Cuadro 3. </w:t>
      </w:r>
      <w:r w:rsidRPr="00C8295E">
        <w:rPr>
          <w:rFonts w:ascii="Arial" w:hAnsi="Arial" w:cs="Arial"/>
        </w:rPr>
        <w:t>Estadísticos resumen del ingreso corriente total per cápita por alcaldía y ámbito. Fuente: Elaboración propia con información de la ENIGH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4"/>
        <w:gridCol w:w="1084"/>
        <w:gridCol w:w="1218"/>
        <w:gridCol w:w="1351"/>
        <w:gridCol w:w="1351"/>
        <w:gridCol w:w="1351"/>
        <w:gridCol w:w="750"/>
      </w:tblGrid>
      <w:tr w:rsidR="0060608D" w:rsidRPr="00C8295E" w14:paraId="229736C5" w14:textId="77777777" w:rsidTr="00AA71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C2B0775" w14:textId="77777777" w:rsidR="0060608D" w:rsidRPr="00C8295E" w:rsidRDefault="00000000" w:rsidP="00F37A0A">
            <w:pPr>
              <w:pStyle w:val="Compact"/>
              <w:jc w:val="both"/>
              <w:rPr>
                <w:rFonts w:ascii="Arial" w:hAnsi="Arial" w:cs="Arial"/>
              </w:rPr>
            </w:pPr>
            <w:r w:rsidRPr="00C8295E">
              <w:rPr>
                <w:rFonts w:ascii="Arial" w:hAnsi="Arial" w:cs="Arial"/>
              </w:rPr>
              <w:t>Ámbito</w:t>
            </w:r>
          </w:p>
        </w:tc>
        <w:tc>
          <w:tcPr>
            <w:tcW w:w="0" w:type="auto"/>
            <w:tcBorders>
              <w:bottom w:val="none" w:sz="0" w:space="0" w:color="auto"/>
            </w:tcBorders>
          </w:tcPr>
          <w:p w14:paraId="29C9EDCB" w14:textId="030532E5" w:rsidR="0060608D" w:rsidRPr="00C8295E" w:rsidRDefault="00000000" w:rsidP="00F37A0A">
            <w:pPr>
              <w:pStyle w:val="Compact"/>
              <w:jc w:val="both"/>
              <w:rPr>
                <w:rFonts w:ascii="Arial" w:hAnsi="Arial" w:cs="Arial"/>
              </w:rPr>
            </w:pPr>
            <w:r w:rsidRPr="00C8295E">
              <w:rPr>
                <w:rFonts w:ascii="Arial" w:hAnsi="Arial" w:cs="Arial"/>
              </w:rPr>
              <w:t>M</w:t>
            </w:r>
            <w:r w:rsidR="001E1AAA" w:rsidRPr="00C8295E">
              <w:rPr>
                <w:rFonts w:ascii="Arial" w:hAnsi="Arial" w:cs="Arial"/>
              </w:rPr>
              <w:t>í</w:t>
            </w:r>
            <w:r w:rsidRPr="00C8295E">
              <w:rPr>
                <w:rFonts w:ascii="Arial" w:hAnsi="Arial" w:cs="Arial"/>
              </w:rPr>
              <w:t>nimo</w:t>
            </w:r>
          </w:p>
        </w:tc>
        <w:tc>
          <w:tcPr>
            <w:tcW w:w="0" w:type="auto"/>
            <w:tcBorders>
              <w:bottom w:val="none" w:sz="0" w:space="0" w:color="auto"/>
            </w:tcBorders>
          </w:tcPr>
          <w:p w14:paraId="42B459DD" w14:textId="77777777" w:rsidR="0060608D" w:rsidRPr="00C8295E" w:rsidRDefault="00000000" w:rsidP="00F37A0A">
            <w:pPr>
              <w:pStyle w:val="Compact"/>
              <w:jc w:val="both"/>
              <w:rPr>
                <w:rFonts w:ascii="Arial" w:hAnsi="Arial" w:cs="Arial"/>
              </w:rPr>
            </w:pPr>
            <w:r w:rsidRPr="00C8295E">
              <w:rPr>
                <w:rFonts w:ascii="Arial" w:hAnsi="Arial" w:cs="Arial"/>
              </w:rPr>
              <w:t>Mediana</w:t>
            </w:r>
          </w:p>
        </w:tc>
        <w:tc>
          <w:tcPr>
            <w:tcW w:w="0" w:type="auto"/>
            <w:tcBorders>
              <w:bottom w:val="none" w:sz="0" w:space="0" w:color="auto"/>
            </w:tcBorders>
          </w:tcPr>
          <w:p w14:paraId="1BE85A50" w14:textId="77777777" w:rsidR="0060608D" w:rsidRPr="00C8295E" w:rsidRDefault="00000000" w:rsidP="00F37A0A">
            <w:pPr>
              <w:pStyle w:val="Compact"/>
              <w:jc w:val="both"/>
              <w:rPr>
                <w:rFonts w:ascii="Arial" w:hAnsi="Arial" w:cs="Arial"/>
              </w:rPr>
            </w:pPr>
            <w:r w:rsidRPr="00C8295E">
              <w:rPr>
                <w:rFonts w:ascii="Arial" w:hAnsi="Arial" w:cs="Arial"/>
              </w:rPr>
              <w:t>Media</w:t>
            </w:r>
          </w:p>
        </w:tc>
        <w:tc>
          <w:tcPr>
            <w:tcW w:w="0" w:type="auto"/>
            <w:tcBorders>
              <w:bottom w:val="none" w:sz="0" w:space="0" w:color="auto"/>
            </w:tcBorders>
          </w:tcPr>
          <w:p w14:paraId="3BDD7F89" w14:textId="79F37ABB" w:rsidR="0060608D" w:rsidRPr="00C8295E" w:rsidRDefault="001E1AAA" w:rsidP="00F37A0A">
            <w:pPr>
              <w:pStyle w:val="Compact"/>
              <w:jc w:val="both"/>
              <w:rPr>
                <w:rFonts w:ascii="Arial" w:hAnsi="Arial" w:cs="Arial"/>
              </w:rPr>
            </w:pPr>
            <w:r w:rsidRPr="00C8295E">
              <w:rPr>
                <w:rFonts w:ascii="Arial" w:hAnsi="Arial" w:cs="Arial"/>
              </w:rPr>
              <w:t>Máximo</w:t>
            </w:r>
          </w:p>
        </w:tc>
        <w:tc>
          <w:tcPr>
            <w:tcW w:w="0" w:type="auto"/>
            <w:tcBorders>
              <w:bottom w:val="none" w:sz="0" w:space="0" w:color="auto"/>
            </w:tcBorders>
          </w:tcPr>
          <w:p w14:paraId="3B7287C2" w14:textId="77777777" w:rsidR="0060608D" w:rsidRPr="00C8295E" w:rsidRDefault="00000000" w:rsidP="00F37A0A">
            <w:pPr>
              <w:pStyle w:val="Compact"/>
              <w:jc w:val="both"/>
              <w:rPr>
                <w:rFonts w:ascii="Arial" w:hAnsi="Arial" w:cs="Arial"/>
              </w:rPr>
            </w:pPr>
            <w:r w:rsidRPr="00C8295E">
              <w:rPr>
                <w:rFonts w:ascii="Arial" w:hAnsi="Arial" w:cs="Arial"/>
              </w:rPr>
              <w:t xml:space="preserve">D. </w:t>
            </w:r>
            <w:proofErr w:type="spellStart"/>
            <w:r w:rsidRPr="00C8295E">
              <w:rPr>
                <w:rFonts w:ascii="Arial" w:hAnsi="Arial" w:cs="Arial"/>
              </w:rPr>
              <w:t>est</w:t>
            </w:r>
            <w:proofErr w:type="spellEnd"/>
            <w:r w:rsidRPr="00C8295E">
              <w:rPr>
                <w:rFonts w:ascii="Arial" w:hAnsi="Arial" w:cs="Arial"/>
              </w:rPr>
              <w:t>.</w:t>
            </w:r>
          </w:p>
        </w:tc>
        <w:tc>
          <w:tcPr>
            <w:tcW w:w="0" w:type="auto"/>
            <w:tcBorders>
              <w:bottom w:val="none" w:sz="0" w:space="0" w:color="auto"/>
            </w:tcBorders>
          </w:tcPr>
          <w:p w14:paraId="33CEE0EA" w14:textId="77777777" w:rsidR="0060608D" w:rsidRPr="00C8295E"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C8295E" w14:paraId="7E153102" w14:textId="77777777" w:rsidTr="00AA7156">
        <w:trPr>
          <w:jc w:val="center"/>
        </w:trPr>
        <w:tc>
          <w:tcPr>
            <w:tcW w:w="0" w:type="auto"/>
          </w:tcPr>
          <w:p w14:paraId="1E1CDB2A" w14:textId="77777777" w:rsidR="0060608D" w:rsidRPr="00C8295E" w:rsidRDefault="00000000" w:rsidP="00F37A0A">
            <w:pPr>
              <w:pStyle w:val="Compact"/>
              <w:jc w:val="both"/>
              <w:rPr>
                <w:rFonts w:ascii="Arial" w:hAnsi="Arial" w:cs="Arial"/>
              </w:rPr>
            </w:pPr>
            <w:r w:rsidRPr="00C8295E">
              <w:rPr>
                <w:rFonts w:ascii="Arial" w:hAnsi="Arial" w:cs="Arial"/>
              </w:rPr>
              <w:t>Urbano</w:t>
            </w:r>
          </w:p>
        </w:tc>
        <w:tc>
          <w:tcPr>
            <w:tcW w:w="0" w:type="auto"/>
          </w:tcPr>
          <w:p w14:paraId="5410AB8E" w14:textId="77777777" w:rsidR="0060608D" w:rsidRPr="00C8295E" w:rsidRDefault="00000000" w:rsidP="00F37A0A">
            <w:pPr>
              <w:pStyle w:val="Compact"/>
              <w:jc w:val="both"/>
              <w:rPr>
                <w:rFonts w:ascii="Arial" w:hAnsi="Arial" w:cs="Arial"/>
              </w:rPr>
            </w:pPr>
            <w:r w:rsidRPr="00C8295E">
              <w:rPr>
                <w:rFonts w:ascii="Arial" w:hAnsi="Arial" w:cs="Arial"/>
              </w:rPr>
              <w:t>52.668</w:t>
            </w:r>
          </w:p>
        </w:tc>
        <w:tc>
          <w:tcPr>
            <w:tcW w:w="0" w:type="auto"/>
          </w:tcPr>
          <w:p w14:paraId="1E924380" w14:textId="77777777" w:rsidR="0060608D" w:rsidRPr="00C8295E" w:rsidRDefault="00000000" w:rsidP="00F37A0A">
            <w:pPr>
              <w:pStyle w:val="Compact"/>
              <w:jc w:val="both"/>
              <w:rPr>
                <w:rFonts w:ascii="Arial" w:hAnsi="Arial" w:cs="Arial"/>
              </w:rPr>
            </w:pPr>
            <w:r w:rsidRPr="00C8295E">
              <w:rPr>
                <w:rFonts w:ascii="Arial" w:hAnsi="Arial" w:cs="Arial"/>
              </w:rPr>
              <w:t>8520.740</w:t>
            </w:r>
          </w:p>
        </w:tc>
        <w:tc>
          <w:tcPr>
            <w:tcW w:w="0" w:type="auto"/>
          </w:tcPr>
          <w:p w14:paraId="6C3441F7" w14:textId="77777777" w:rsidR="0060608D" w:rsidRPr="00C8295E" w:rsidRDefault="00000000" w:rsidP="00F37A0A">
            <w:pPr>
              <w:pStyle w:val="Compact"/>
              <w:jc w:val="both"/>
              <w:rPr>
                <w:rFonts w:ascii="Arial" w:hAnsi="Arial" w:cs="Arial"/>
              </w:rPr>
            </w:pPr>
            <w:r w:rsidRPr="00C8295E">
              <w:rPr>
                <w:rFonts w:ascii="Arial" w:hAnsi="Arial" w:cs="Arial"/>
              </w:rPr>
              <w:t>13769.613</w:t>
            </w:r>
          </w:p>
        </w:tc>
        <w:tc>
          <w:tcPr>
            <w:tcW w:w="0" w:type="auto"/>
          </w:tcPr>
          <w:p w14:paraId="2BD390FA" w14:textId="77777777" w:rsidR="0060608D" w:rsidRPr="00C8295E" w:rsidRDefault="00000000" w:rsidP="00F37A0A">
            <w:pPr>
              <w:pStyle w:val="Compact"/>
              <w:jc w:val="both"/>
              <w:rPr>
                <w:rFonts w:ascii="Arial" w:hAnsi="Arial" w:cs="Arial"/>
              </w:rPr>
            </w:pPr>
            <w:r w:rsidRPr="00C8295E">
              <w:rPr>
                <w:rFonts w:ascii="Arial" w:hAnsi="Arial" w:cs="Arial"/>
              </w:rPr>
              <w:t>313206.74</w:t>
            </w:r>
          </w:p>
        </w:tc>
        <w:tc>
          <w:tcPr>
            <w:tcW w:w="0" w:type="auto"/>
          </w:tcPr>
          <w:p w14:paraId="6E6D7E31" w14:textId="77777777" w:rsidR="0060608D" w:rsidRPr="00C8295E" w:rsidRDefault="00000000" w:rsidP="00F37A0A">
            <w:pPr>
              <w:pStyle w:val="Compact"/>
              <w:jc w:val="both"/>
              <w:rPr>
                <w:rFonts w:ascii="Arial" w:hAnsi="Arial" w:cs="Arial"/>
              </w:rPr>
            </w:pPr>
            <w:r w:rsidRPr="00C8295E">
              <w:rPr>
                <w:rFonts w:ascii="Arial" w:hAnsi="Arial" w:cs="Arial"/>
              </w:rPr>
              <w:t>17793.618</w:t>
            </w:r>
          </w:p>
        </w:tc>
        <w:tc>
          <w:tcPr>
            <w:tcW w:w="0" w:type="auto"/>
          </w:tcPr>
          <w:p w14:paraId="798F008E" w14:textId="77777777" w:rsidR="0060608D" w:rsidRPr="00C8295E" w:rsidRDefault="00000000" w:rsidP="00F37A0A">
            <w:pPr>
              <w:pStyle w:val="Compact"/>
              <w:jc w:val="both"/>
              <w:rPr>
                <w:rFonts w:ascii="Arial" w:hAnsi="Arial" w:cs="Arial"/>
              </w:rPr>
            </w:pPr>
            <w:r w:rsidRPr="00C8295E">
              <w:rPr>
                <w:rFonts w:ascii="Arial" w:hAnsi="Arial" w:cs="Arial"/>
              </w:rPr>
              <w:t>1984</w:t>
            </w:r>
          </w:p>
        </w:tc>
      </w:tr>
      <w:tr w:rsidR="0060608D" w:rsidRPr="00C8295E" w14:paraId="7334CC2B" w14:textId="77777777" w:rsidTr="00AA7156">
        <w:trPr>
          <w:jc w:val="center"/>
        </w:trPr>
        <w:tc>
          <w:tcPr>
            <w:tcW w:w="0" w:type="auto"/>
          </w:tcPr>
          <w:p w14:paraId="0E060973" w14:textId="77777777" w:rsidR="0060608D" w:rsidRPr="00C8295E" w:rsidRDefault="00000000" w:rsidP="00F37A0A">
            <w:pPr>
              <w:pStyle w:val="Compact"/>
              <w:jc w:val="both"/>
              <w:rPr>
                <w:rFonts w:ascii="Arial" w:hAnsi="Arial" w:cs="Arial"/>
              </w:rPr>
            </w:pPr>
            <w:r w:rsidRPr="00C8295E">
              <w:rPr>
                <w:rFonts w:ascii="Arial" w:hAnsi="Arial" w:cs="Arial"/>
              </w:rPr>
              <w:t>Rural</w:t>
            </w:r>
          </w:p>
        </w:tc>
        <w:tc>
          <w:tcPr>
            <w:tcW w:w="0" w:type="auto"/>
          </w:tcPr>
          <w:p w14:paraId="18A52DAA" w14:textId="77777777" w:rsidR="0060608D" w:rsidRPr="00C8295E" w:rsidRDefault="00000000" w:rsidP="00F37A0A">
            <w:pPr>
              <w:pStyle w:val="Compact"/>
              <w:jc w:val="both"/>
              <w:rPr>
                <w:rFonts w:ascii="Arial" w:hAnsi="Arial" w:cs="Arial"/>
              </w:rPr>
            </w:pPr>
            <w:r w:rsidRPr="00C8295E">
              <w:rPr>
                <w:rFonts w:ascii="Arial" w:hAnsi="Arial" w:cs="Arial"/>
              </w:rPr>
              <w:t>529.397</w:t>
            </w:r>
          </w:p>
        </w:tc>
        <w:tc>
          <w:tcPr>
            <w:tcW w:w="0" w:type="auto"/>
          </w:tcPr>
          <w:p w14:paraId="13D57EAB" w14:textId="77777777" w:rsidR="0060608D" w:rsidRPr="00C8295E" w:rsidRDefault="00000000" w:rsidP="00F37A0A">
            <w:pPr>
              <w:pStyle w:val="Compact"/>
              <w:jc w:val="both"/>
              <w:rPr>
                <w:rFonts w:ascii="Arial" w:hAnsi="Arial" w:cs="Arial"/>
              </w:rPr>
            </w:pPr>
            <w:r w:rsidRPr="00C8295E">
              <w:rPr>
                <w:rFonts w:ascii="Arial" w:hAnsi="Arial" w:cs="Arial"/>
              </w:rPr>
              <w:t>5032.302</w:t>
            </w:r>
          </w:p>
        </w:tc>
        <w:tc>
          <w:tcPr>
            <w:tcW w:w="0" w:type="auto"/>
          </w:tcPr>
          <w:p w14:paraId="00692A89" w14:textId="77777777" w:rsidR="0060608D" w:rsidRPr="00C8295E" w:rsidRDefault="00000000" w:rsidP="00F37A0A">
            <w:pPr>
              <w:pStyle w:val="Compact"/>
              <w:jc w:val="both"/>
              <w:rPr>
                <w:rFonts w:ascii="Arial" w:hAnsi="Arial" w:cs="Arial"/>
              </w:rPr>
            </w:pPr>
            <w:r w:rsidRPr="00C8295E">
              <w:rPr>
                <w:rFonts w:ascii="Arial" w:hAnsi="Arial" w:cs="Arial"/>
              </w:rPr>
              <w:t>6008.504</w:t>
            </w:r>
          </w:p>
        </w:tc>
        <w:tc>
          <w:tcPr>
            <w:tcW w:w="0" w:type="auto"/>
          </w:tcPr>
          <w:p w14:paraId="5D917706" w14:textId="77777777" w:rsidR="0060608D" w:rsidRPr="00C8295E" w:rsidRDefault="00000000" w:rsidP="00F37A0A">
            <w:pPr>
              <w:pStyle w:val="Compact"/>
              <w:jc w:val="both"/>
              <w:rPr>
                <w:rFonts w:ascii="Arial" w:hAnsi="Arial" w:cs="Arial"/>
              </w:rPr>
            </w:pPr>
            <w:r w:rsidRPr="00C8295E">
              <w:rPr>
                <w:rFonts w:ascii="Arial" w:hAnsi="Arial" w:cs="Arial"/>
              </w:rPr>
              <w:t>29950.02</w:t>
            </w:r>
          </w:p>
        </w:tc>
        <w:tc>
          <w:tcPr>
            <w:tcW w:w="0" w:type="auto"/>
          </w:tcPr>
          <w:p w14:paraId="3090164C" w14:textId="77777777" w:rsidR="0060608D" w:rsidRPr="00C8295E" w:rsidRDefault="00000000" w:rsidP="00F37A0A">
            <w:pPr>
              <w:pStyle w:val="Compact"/>
              <w:jc w:val="both"/>
              <w:rPr>
                <w:rFonts w:ascii="Arial" w:hAnsi="Arial" w:cs="Arial"/>
              </w:rPr>
            </w:pPr>
            <w:r w:rsidRPr="00C8295E">
              <w:rPr>
                <w:rFonts w:ascii="Arial" w:hAnsi="Arial" w:cs="Arial"/>
              </w:rPr>
              <w:t>3979.968</w:t>
            </w:r>
          </w:p>
        </w:tc>
        <w:tc>
          <w:tcPr>
            <w:tcW w:w="0" w:type="auto"/>
          </w:tcPr>
          <w:p w14:paraId="22B41FCD" w14:textId="77777777" w:rsidR="0060608D" w:rsidRPr="00C8295E" w:rsidRDefault="00000000" w:rsidP="00F37A0A">
            <w:pPr>
              <w:pStyle w:val="Compact"/>
              <w:jc w:val="both"/>
              <w:rPr>
                <w:rFonts w:ascii="Arial" w:hAnsi="Arial" w:cs="Arial"/>
              </w:rPr>
            </w:pPr>
            <w:r w:rsidRPr="00C8295E">
              <w:rPr>
                <w:rFonts w:ascii="Arial" w:hAnsi="Arial" w:cs="Arial"/>
              </w:rPr>
              <w:t>553</w:t>
            </w:r>
          </w:p>
        </w:tc>
      </w:tr>
    </w:tbl>
    <w:p w14:paraId="4B897F83" w14:textId="77777777" w:rsidR="0060608D" w:rsidRPr="00C8295E" w:rsidRDefault="00000000" w:rsidP="00F37A0A">
      <w:pPr>
        <w:pStyle w:val="Ttulo2"/>
        <w:jc w:val="both"/>
        <w:rPr>
          <w:rFonts w:ascii="Arial" w:hAnsi="Arial" w:cs="Arial"/>
          <w:sz w:val="24"/>
          <w:szCs w:val="24"/>
        </w:rPr>
      </w:pPr>
      <w:bookmarkStart w:id="172" w:name="precisión-y-tiempo-de-ejecución"/>
      <w:bookmarkEnd w:id="165"/>
      <w:bookmarkEnd w:id="171"/>
      <w:r w:rsidRPr="00C8295E">
        <w:rPr>
          <w:rFonts w:ascii="Arial" w:hAnsi="Arial" w:cs="Arial"/>
          <w:sz w:val="24"/>
          <w:szCs w:val="24"/>
        </w:rPr>
        <w:t>Precisión y tiempo de ejecución</w:t>
      </w:r>
    </w:p>
    <w:p w14:paraId="74EDA206" w14:textId="3272190F" w:rsidR="0060608D" w:rsidRPr="00C8295E" w:rsidRDefault="00000000" w:rsidP="00F37A0A">
      <w:pPr>
        <w:pStyle w:val="FirstParagraph"/>
        <w:jc w:val="both"/>
        <w:rPr>
          <w:rFonts w:ascii="Arial" w:hAnsi="Arial" w:cs="Arial"/>
        </w:rPr>
      </w:pPr>
      <w:commentRangeStart w:id="173"/>
      <w:r w:rsidRPr="00C8295E">
        <w:rPr>
          <w:rFonts w:ascii="Arial" w:hAnsi="Arial" w:cs="Arial"/>
        </w:rPr>
        <w:t xml:space="preserve">El ajuste HMC se </w:t>
      </w:r>
      <w:r w:rsidR="00234907">
        <w:rPr>
          <w:rFonts w:ascii="Arial" w:hAnsi="Arial" w:cs="Arial"/>
        </w:rPr>
        <w:t xml:space="preserve">realizó </w:t>
      </w:r>
      <w:r w:rsidRPr="00C8295E">
        <w:rPr>
          <w:rFonts w:ascii="Arial" w:hAnsi="Arial" w:cs="Arial"/>
        </w:rPr>
        <w:t>con relativamente pocas iteraciones MCMC (1</w:t>
      </w:r>
      <w:r w:rsidR="007A7086" w:rsidRPr="00C8295E">
        <w:rPr>
          <w:rFonts w:ascii="Arial" w:hAnsi="Arial" w:cs="Arial"/>
        </w:rPr>
        <w:t>3</w:t>
      </w:r>
      <w:r w:rsidRPr="00C8295E">
        <w:rPr>
          <w:rFonts w:ascii="Arial" w:hAnsi="Arial" w:cs="Arial"/>
        </w:rPr>
        <w:t xml:space="preserve">,000 de </w:t>
      </w:r>
      <w:r w:rsidR="003A04AD">
        <w:rPr>
          <w:rFonts w:ascii="Arial" w:hAnsi="Arial" w:cs="Arial"/>
        </w:rPr>
        <w:t xml:space="preserve">calentamiento </w:t>
      </w:r>
      <w:r w:rsidRPr="00C8295E">
        <w:rPr>
          <w:rFonts w:ascii="Arial" w:hAnsi="Arial" w:cs="Arial"/>
        </w:rPr>
        <w:t xml:space="preserve">y 2,000 iteraciones de muestreo con </w:t>
      </w:r>
      <w:ins w:id="174" w:author="Paulino Perez Rodríguez" w:date="2026-01-30T16:28:00Z" w16du:dateUtc="2026-01-30T22:28:00Z">
        <w:r w:rsidR="003A04AD">
          <w:rPr>
            <w:rFonts w:ascii="Arial" w:hAnsi="Arial" w:cs="Arial"/>
            <w:u w:val="single"/>
          </w:rPr>
          <w:t>adelgazamiento</w:t>
        </w:r>
      </w:ins>
      <w:del w:id="175" w:author="Paulino Perez Rodríguez" w:date="2026-01-30T16:28:00Z" w16du:dateUtc="2026-01-30T22:28:00Z">
        <w:r w:rsidRPr="00C8295E" w:rsidDel="003A04AD">
          <w:rPr>
            <w:rFonts w:ascii="Arial" w:hAnsi="Arial" w:cs="Arial"/>
            <w:u w:val="single"/>
          </w:rPr>
          <w:delText>thin</w:delText>
        </w:r>
      </w:del>
      <w:r w:rsidRPr="00C8295E">
        <w:rPr>
          <w:rFonts w:ascii="Arial" w:hAnsi="Arial" w:cs="Arial"/>
        </w:rPr>
        <w:t xml:space="preserve"> de 2), generando 1,000 muestras de la </w:t>
      </w:r>
      <w:r w:rsidR="003A04AD">
        <w:rPr>
          <w:rFonts w:ascii="Arial" w:hAnsi="Arial" w:cs="Arial"/>
        </w:rPr>
        <w:t xml:space="preserve">distribución </w:t>
      </w:r>
      <w:r w:rsidRPr="00C8295E">
        <w:rPr>
          <w:rFonts w:ascii="Arial" w:hAnsi="Arial" w:cs="Arial"/>
          <w:u w:val="single"/>
        </w:rPr>
        <w:t>a posteriori</w:t>
      </w:r>
      <w:r w:rsidRPr="00C8295E">
        <w:rPr>
          <w:rFonts w:ascii="Arial" w:hAnsi="Arial" w:cs="Arial"/>
        </w:rPr>
        <w:t xml:space="preserve">. </w:t>
      </w:r>
      <w:commentRangeEnd w:id="173"/>
      <w:r w:rsidR="003A04AD">
        <w:rPr>
          <w:rStyle w:val="Refdecomentario"/>
        </w:rPr>
        <w:commentReference w:id="173"/>
      </w:r>
      <w:r w:rsidRPr="00C8295E">
        <w:rPr>
          <w:rFonts w:ascii="Arial" w:hAnsi="Arial" w:cs="Arial"/>
        </w:rPr>
        <w:t xml:space="preserve">Para el método </w:t>
      </w:r>
      <w:commentRangeStart w:id="176"/>
      <w:ins w:id="177" w:author="Paulino Perez Rodríguez" w:date="2026-01-30T16:28:00Z" w16du:dateUtc="2026-01-30T22:28:00Z">
        <w:r w:rsidR="003A04AD">
          <w:rPr>
            <w:rFonts w:ascii="Arial" w:hAnsi="Arial" w:cs="Arial"/>
          </w:rPr>
          <w:t xml:space="preserve">Bayes </w:t>
        </w:r>
      </w:ins>
      <w:ins w:id="178" w:author="Paulino Perez Rodríguez" w:date="2026-01-30T16:29:00Z" w16du:dateUtc="2026-01-30T22:29:00Z">
        <w:r w:rsidR="003A04AD">
          <w:rPr>
            <w:rFonts w:ascii="Arial" w:hAnsi="Arial" w:cs="Arial"/>
          </w:rPr>
          <w:t>Variacional</w:t>
        </w:r>
      </w:ins>
      <w:commentRangeEnd w:id="176"/>
      <w:ins w:id="179" w:author="Paulino Perez Rodríguez" w:date="2026-01-30T16:30:00Z" w16du:dateUtc="2026-01-30T22:30:00Z">
        <w:r w:rsidR="003A04AD">
          <w:rPr>
            <w:rStyle w:val="Refdecomentario"/>
          </w:rPr>
          <w:commentReference w:id="176"/>
        </w:r>
      </w:ins>
      <w:ins w:id="180" w:author="Paulino Perez Rodríguez" w:date="2026-01-30T16:29:00Z" w16du:dateUtc="2026-01-30T22:29:00Z">
        <w:r w:rsidR="003A04AD">
          <w:rPr>
            <w:rFonts w:ascii="Arial" w:hAnsi="Arial" w:cs="Arial"/>
          </w:rPr>
          <w:t xml:space="preserve"> (</w:t>
        </w:r>
      </w:ins>
      <w:r w:rsidRPr="00C8295E">
        <w:rPr>
          <w:rFonts w:ascii="Arial" w:hAnsi="Arial" w:cs="Arial"/>
        </w:rPr>
        <w:t>BV</w:t>
      </w:r>
      <w:ins w:id="181" w:author="Paulino Perez Rodríguez" w:date="2026-01-30T16:29:00Z" w16du:dateUtc="2026-01-30T22:29:00Z">
        <w:r w:rsidR="003A04AD">
          <w:rPr>
            <w:rFonts w:ascii="Arial" w:hAnsi="Arial" w:cs="Arial"/>
          </w:rPr>
          <w:t xml:space="preserve"> por sus siglas en inglés)</w:t>
        </w:r>
      </w:ins>
      <w:r w:rsidRPr="00C8295E">
        <w:rPr>
          <w:rFonts w:ascii="Arial" w:hAnsi="Arial" w:cs="Arial"/>
        </w:rPr>
        <w:t xml:space="preserve"> también se generó una muestra de tamaño 1,000. En la Figura </w:t>
      </w:r>
      <w:hyperlink w:anchor="fig:obs-fit-vb-hmc">
        <w:r w:rsidR="0060608D" w:rsidRPr="00C8295E">
          <w:rPr>
            <w:rStyle w:val="Hipervnculo"/>
            <w:rFonts w:ascii="Arial" w:hAnsi="Arial" w:cs="Arial"/>
          </w:rPr>
          <w:t>4</w:t>
        </w:r>
      </w:hyperlink>
      <w:r w:rsidRPr="00C8295E">
        <w:rPr>
          <w:rFonts w:ascii="Arial" w:hAnsi="Arial" w:cs="Arial"/>
        </w:rPr>
        <w:t xml:space="preserve"> se grafican los valores observados contra los ajustados obtenidos con el método BV y HMC en escala logaritmo, además de una recta con su tendencia general junto a la </w:t>
      </w:r>
      <w:ins w:id="182" w:author="Paulino Perez Rodríguez" w:date="2026-01-30T16:31:00Z" w16du:dateUtc="2026-01-30T22:31:00Z">
        <w:r w:rsidR="003A04AD">
          <w:rPr>
            <w:rFonts w:ascii="Arial" w:hAnsi="Arial" w:cs="Arial"/>
          </w:rPr>
          <w:t xml:space="preserve">función </w:t>
        </w:r>
      </w:ins>
      <w:r w:rsidRPr="00C8295E">
        <w:rPr>
          <w:rFonts w:ascii="Arial" w:hAnsi="Arial" w:cs="Arial"/>
        </w:rPr>
        <w:t>identidad</w:t>
      </w:r>
      <w:r w:rsidR="00C85352" w:rsidRPr="00C8295E">
        <w:rPr>
          <w:rFonts w:ascii="Arial" w:hAnsi="Arial" w:cs="Arial"/>
        </w:rPr>
        <w:t>.</w:t>
      </w:r>
      <w:r w:rsidRPr="00C8295E">
        <w:rPr>
          <w:rFonts w:ascii="Arial" w:hAnsi="Arial" w:cs="Arial"/>
        </w:rPr>
        <w:t xml:space="preserve"> </w:t>
      </w:r>
      <w:r w:rsidR="00C85352" w:rsidRPr="00C8295E">
        <w:rPr>
          <w:rFonts w:ascii="Arial" w:hAnsi="Arial" w:cs="Arial"/>
        </w:rPr>
        <w:t>S</w:t>
      </w:r>
      <w:r w:rsidRPr="00C8295E">
        <w:rPr>
          <w:rFonts w:ascii="Arial" w:hAnsi="Arial" w:cs="Arial"/>
        </w:rPr>
        <w:t>i la predicción fuera perfecta, todos los puntos caerían sobre esta línea.</w:t>
      </w:r>
    </w:p>
    <w:tbl>
      <w:tblPr>
        <w:tblStyle w:val="Table"/>
        <w:tblW w:w="0" w:type="auto"/>
        <w:jc w:val="center"/>
        <w:tblLook w:val="0600" w:firstRow="0" w:lastRow="0" w:firstColumn="0" w:lastColumn="0" w:noHBand="1" w:noVBand="1"/>
      </w:tblPr>
      <w:tblGrid>
        <w:gridCol w:w="4416"/>
        <w:gridCol w:w="4416"/>
      </w:tblGrid>
      <w:tr w:rsidR="0060608D" w:rsidRPr="00C8295E" w14:paraId="1D960D3A" w14:textId="77777777">
        <w:trPr>
          <w:jc w:val="center"/>
        </w:trPr>
        <w:tc>
          <w:tcPr>
            <w:tcW w:w="0" w:type="auto"/>
          </w:tcPr>
          <w:p w14:paraId="5B6DAD6C" w14:textId="403D5C27" w:rsidR="0060608D" w:rsidRPr="00C8295E" w:rsidRDefault="00AD65FD" w:rsidP="00F37A0A">
            <w:pPr>
              <w:pStyle w:val="CaptionedFigure"/>
              <w:jc w:val="both"/>
              <w:rPr>
                <w:rFonts w:ascii="Arial" w:hAnsi="Arial" w:cs="Arial"/>
              </w:rPr>
            </w:pPr>
            <w:bookmarkStart w:id="183" w:name="fig:obs-fit-vb-hmc"/>
            <w:r>
              <w:rPr>
                <w:rFonts w:ascii="Arial" w:hAnsi="Arial" w:cs="Arial"/>
                <w:noProof/>
              </w:rPr>
              <w:lastRenderedPageBreak/>
              <w:drawing>
                <wp:inline distT="0" distB="0" distL="0" distR="0" wp14:anchorId="299DB653" wp14:editId="40E4C574">
                  <wp:extent cx="2667600" cy="2667600"/>
                  <wp:effectExtent l="0" t="0" r="0" b="0"/>
                  <wp:docPr id="1860087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tc>
        <w:tc>
          <w:tcPr>
            <w:tcW w:w="0" w:type="auto"/>
          </w:tcPr>
          <w:p w14:paraId="19A30225" w14:textId="23B18BA7" w:rsidR="0060608D" w:rsidRPr="00C8295E" w:rsidRDefault="00AD65FD" w:rsidP="00F37A0A">
            <w:pPr>
              <w:pStyle w:val="CaptionedFigure"/>
              <w:jc w:val="both"/>
              <w:rPr>
                <w:rFonts w:ascii="Arial" w:hAnsi="Arial" w:cs="Arial"/>
              </w:rPr>
            </w:pPr>
            <w:r>
              <w:rPr>
                <w:rFonts w:ascii="Arial" w:hAnsi="Arial" w:cs="Arial"/>
                <w:noProof/>
              </w:rPr>
              <w:drawing>
                <wp:inline distT="0" distB="0" distL="0" distR="0" wp14:anchorId="7657073A" wp14:editId="7410BB0D">
                  <wp:extent cx="2667600" cy="2667600"/>
                  <wp:effectExtent l="0" t="0" r="0" b="0"/>
                  <wp:docPr id="11811984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7600" cy="2667600"/>
                          </a:xfrm>
                          <a:prstGeom prst="rect">
                            <a:avLst/>
                          </a:prstGeom>
                          <a:noFill/>
                          <a:ln>
                            <a:noFill/>
                          </a:ln>
                        </pic:spPr>
                      </pic:pic>
                    </a:graphicData>
                  </a:graphic>
                </wp:inline>
              </w:drawing>
            </w:r>
          </w:p>
        </w:tc>
      </w:tr>
    </w:tbl>
    <w:p w14:paraId="20861DFF" w14:textId="23E809E1" w:rsidR="0060608D" w:rsidRPr="00C8295E" w:rsidRDefault="00B5353F" w:rsidP="00F37A0A">
      <w:pPr>
        <w:pStyle w:val="ImageCaption"/>
        <w:jc w:val="both"/>
        <w:rPr>
          <w:rFonts w:ascii="Arial" w:hAnsi="Arial" w:cs="Arial"/>
        </w:rPr>
      </w:pPr>
      <w:commentRangeStart w:id="184"/>
      <w:r w:rsidRPr="00C8295E">
        <w:rPr>
          <w:rFonts w:ascii="Arial" w:hAnsi="Arial" w:cs="Arial"/>
        </w:rPr>
        <w:t>Figura 4: Valores observados vs valores ajustados con el modelo propuesto y usando el método BV (</w:t>
      </w:r>
      <w:r w:rsidR="001E1AAA" w:rsidRPr="00C8295E">
        <w:rPr>
          <w:rFonts w:ascii="Arial" w:hAnsi="Arial" w:cs="Arial"/>
        </w:rPr>
        <w:t>izquierda</w:t>
      </w:r>
      <w:r w:rsidRPr="00C8295E">
        <w:rPr>
          <w:rFonts w:ascii="Arial" w:hAnsi="Arial" w:cs="Arial"/>
        </w:rPr>
        <w:t xml:space="preserve">) y HMC (derecha). </w:t>
      </w:r>
      <w:commentRangeEnd w:id="184"/>
      <w:r w:rsidR="00D26244">
        <w:rPr>
          <w:rStyle w:val="Refdecomentario"/>
          <w:i w:val="0"/>
        </w:rPr>
        <w:commentReference w:id="184"/>
      </w:r>
      <w:r w:rsidRPr="00C8295E">
        <w:rPr>
          <w:rFonts w:ascii="Arial" w:hAnsi="Arial" w:cs="Arial"/>
        </w:rPr>
        <w:t>El valor de la correlación de Pearson es de 0.7935 para el método BV y 0.7876 para el método HMC. Fuente: elaboración propia.</w:t>
      </w:r>
    </w:p>
    <w:bookmarkEnd w:id="183"/>
    <w:p w14:paraId="543994C1" w14:textId="24DB9ADC" w:rsidR="0060608D" w:rsidRPr="00C8295E" w:rsidRDefault="00000000" w:rsidP="00F37A0A">
      <w:pPr>
        <w:pStyle w:val="Textoindependiente"/>
        <w:jc w:val="both"/>
        <w:rPr>
          <w:rFonts w:ascii="Arial" w:hAnsi="Arial" w:cs="Arial"/>
        </w:rPr>
      </w:pPr>
      <w:r w:rsidRPr="00C8295E">
        <w:rPr>
          <w:rFonts w:ascii="Arial" w:hAnsi="Arial" w:cs="Arial"/>
        </w:rPr>
        <w:t xml:space="preserve">En el Cuadro </w:t>
      </w:r>
      <w:hyperlink w:anchor="tab:metricas">
        <w:r w:rsidR="0060608D" w:rsidRPr="00C8295E">
          <w:rPr>
            <w:rStyle w:val="Hipervnculo"/>
            <w:rFonts w:ascii="Arial" w:hAnsi="Arial" w:cs="Arial"/>
          </w:rPr>
          <w:t>4</w:t>
        </w:r>
      </w:hyperlink>
      <w:r w:rsidRPr="00C8295E">
        <w:rPr>
          <w:rFonts w:ascii="Arial" w:hAnsi="Arial" w:cs="Arial"/>
        </w:rPr>
        <w:t xml:space="preserve"> se </w:t>
      </w:r>
      <w:r w:rsidR="00D26244">
        <w:rPr>
          <w:rFonts w:ascii="Arial" w:hAnsi="Arial" w:cs="Arial"/>
        </w:rPr>
        <w:t>muestran</w:t>
      </w:r>
      <w:r w:rsidRPr="00C8295E">
        <w:rPr>
          <w:rFonts w:ascii="Arial" w:hAnsi="Arial" w:cs="Arial"/>
        </w:rPr>
        <w:t xml:space="preserve"> algunas métricas básicas sobre el desempeño de ambos modelos. El error absoluto medio (MAE) señala las unidades en que las </w:t>
      </w:r>
      <w:commentRangeStart w:id="185"/>
      <w:r w:rsidRPr="00C8295E">
        <w:rPr>
          <w:rFonts w:ascii="Arial" w:hAnsi="Arial" w:cs="Arial"/>
        </w:rPr>
        <w:t>predicciones</w:t>
      </w:r>
      <w:commentRangeEnd w:id="185"/>
      <w:r w:rsidR="00654157">
        <w:rPr>
          <w:rStyle w:val="Refdecomentario"/>
        </w:rPr>
        <w:commentReference w:id="185"/>
      </w:r>
      <w:r w:rsidRPr="00C8295E">
        <w:rPr>
          <w:rFonts w:ascii="Arial" w:hAnsi="Arial" w:cs="Arial"/>
        </w:rPr>
        <w:t xml:space="preserve"> están erradas, la raíz del error cuadrado medio (RMSE) se interpreta de forma similar al MAE, pero añade más penalización a los errores grandes. El error porcentual absoluto medio (MAPE) indica el porcentaje promedio en que los valores ajustados se alejan de los valores reales. </w:t>
      </w:r>
      <w:commentRangeStart w:id="186"/>
      <w:r w:rsidRPr="00C8295E">
        <w:rPr>
          <w:rFonts w:ascii="Arial" w:hAnsi="Arial" w:cs="Arial"/>
        </w:rPr>
        <w:t>El método HMC muestra valores grandes de estas métricas debido a que el muestreo no ha convergido. Esto ilustra la eficiencia del método BV en términos del tiempo de ejecución y precisión.</w:t>
      </w:r>
      <w:commentRangeEnd w:id="186"/>
      <w:r w:rsidR="00D26244">
        <w:rPr>
          <w:rStyle w:val="Refdecomentario"/>
        </w:rPr>
        <w:commentReference w:id="186"/>
      </w:r>
    </w:p>
    <w:p w14:paraId="400C9724" w14:textId="613F29C7" w:rsidR="0060608D" w:rsidRPr="00C8295E" w:rsidRDefault="00000000" w:rsidP="00F37A0A">
      <w:pPr>
        <w:pStyle w:val="Textoindependiente"/>
        <w:jc w:val="both"/>
        <w:rPr>
          <w:rFonts w:ascii="Arial" w:hAnsi="Arial" w:cs="Arial"/>
        </w:rPr>
      </w:pPr>
      <w:r w:rsidRPr="00C8295E">
        <w:rPr>
          <w:rFonts w:ascii="Arial" w:hAnsi="Arial" w:cs="Arial"/>
        </w:rPr>
        <w:t xml:space="preserve">El método HMC se considera como un algoritmo MCMC eficiente, ya que incorpora información del gradiente de la función de log-verosimilitud (Stan Development Team, 2025); sin embargo, en este ajuste es aproximadamente </w:t>
      </w:r>
      <w:r w:rsidR="00957ACA" w:rsidRPr="00C8295E">
        <w:rPr>
          <w:rFonts w:ascii="Arial" w:hAnsi="Arial" w:cs="Arial"/>
        </w:rPr>
        <w:t>40</w:t>
      </w:r>
      <w:r w:rsidRPr="00C8295E">
        <w:rPr>
          <w:rFonts w:ascii="Arial" w:hAnsi="Arial" w:cs="Arial"/>
        </w:rPr>
        <w:t xml:space="preserve"> veces más lento que la aproximación BV, sin una mejora sustancial de las métricas de ajuste. </w:t>
      </w:r>
      <w:commentRangeStart w:id="187"/>
      <w:r w:rsidRPr="00C8295E">
        <w:rPr>
          <w:rFonts w:ascii="Arial" w:hAnsi="Arial" w:cs="Arial"/>
        </w:rPr>
        <w:t xml:space="preserve">En las estimaciones del parámetro de forma, se obtuvo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0.998</m:t>
        </m:r>
      </m:oMath>
      <w:r w:rsidRPr="00C8295E">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w:rPr>
            <w:rFonts w:ascii="Cambria Math" w:hAnsi="Cambria Math" w:cs="Arial"/>
          </w:rPr>
          <m:t>0.790</m:t>
        </m:r>
      </m:oMath>
      <w:r w:rsidRPr="00C8295E">
        <w:rPr>
          <w:rFonts w:ascii="Arial" w:hAnsi="Arial" w:cs="Arial"/>
        </w:rPr>
        <w:t xml:space="preserve"> para el método HMC, frente a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0.125</m:t>
        </m:r>
      </m:oMath>
      <w:r w:rsidRPr="00C8295E">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m:rPr>
            <m:sty m:val="p"/>
          </m:rPr>
          <w:rPr>
            <w:rFonts w:ascii="Cambria Math" w:hAnsi="Cambria Math" w:cs="Arial"/>
          </w:rPr>
          <m:t>=</m:t>
        </m:r>
        <m:r>
          <w:rPr>
            <w:rFonts w:ascii="Cambria Math" w:hAnsi="Cambria Math" w:cs="Arial"/>
          </w:rPr>
          <m:t>0.172</m:t>
        </m:r>
      </m:oMath>
      <w:r w:rsidRPr="00C8295E">
        <w:rPr>
          <w:rFonts w:ascii="Arial" w:hAnsi="Arial" w:cs="Arial"/>
        </w:rPr>
        <w:t xml:space="preserve"> obtenidas con el método variacional</w:t>
      </w:r>
      <w:commentRangeEnd w:id="187"/>
      <w:r w:rsidR="00D26244">
        <w:rPr>
          <w:rStyle w:val="Refdecomentario"/>
        </w:rPr>
        <w:commentReference w:id="187"/>
      </w:r>
      <w:r w:rsidRPr="00C8295E">
        <w:rPr>
          <w:rFonts w:ascii="Arial" w:hAnsi="Arial" w:cs="Arial"/>
        </w:rPr>
        <w:t>. Sin presencia de información adicional, el método BV encoge este parámetro, lo que genera predicciones más simétricas para estas alcaldías.</w:t>
      </w:r>
    </w:p>
    <w:p w14:paraId="3E0F108D" w14:textId="709B8BAC" w:rsidR="0060608D" w:rsidRPr="00C8295E" w:rsidRDefault="001E1AAA" w:rsidP="00F37A0A">
      <w:pPr>
        <w:pStyle w:val="TableCaption"/>
        <w:jc w:val="both"/>
        <w:rPr>
          <w:rFonts w:ascii="Arial" w:hAnsi="Arial" w:cs="Arial"/>
        </w:rPr>
      </w:pPr>
      <w:bookmarkStart w:id="188" w:name="tab:metricas"/>
      <w:r w:rsidRPr="00C8295E">
        <w:rPr>
          <w:rFonts w:ascii="Arial" w:hAnsi="Arial" w:cs="Arial"/>
        </w:rPr>
        <w:t xml:space="preserve">Cuadro </w:t>
      </w:r>
      <w:r w:rsidR="00C6637E">
        <w:rPr>
          <w:rFonts w:ascii="Arial" w:hAnsi="Arial" w:cs="Arial"/>
        </w:rPr>
        <w:t>4</w:t>
      </w:r>
      <w:r w:rsidRPr="00C8295E">
        <w:rPr>
          <w:rFonts w:ascii="Arial" w:hAnsi="Arial" w:cs="Arial"/>
        </w:rPr>
        <w:t xml:space="preserve">. </w:t>
      </w:r>
      <w:commentRangeStart w:id="189"/>
      <w:r w:rsidRPr="00C8295E">
        <w:rPr>
          <w:rFonts w:ascii="Arial" w:hAnsi="Arial" w:cs="Arial"/>
        </w:rPr>
        <w:t>Métricas de ajuste en la escala original.</w:t>
      </w:r>
      <w:commentRangeEnd w:id="189"/>
      <w:r w:rsidR="00654157">
        <w:rPr>
          <w:rStyle w:val="Refdecomentario"/>
          <w:i w:val="0"/>
        </w:rPr>
        <w:commentReference w:id="189"/>
      </w:r>
      <w:r w:rsidRPr="00C8295E">
        <w:rPr>
          <w:rFonts w:ascii="Arial" w:hAnsi="Arial" w:cs="Arial"/>
        </w:rPr>
        <w:t xml:space="preserve"> Fuente: elaboración propia.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57"/>
        <w:gridCol w:w="3701"/>
        <w:gridCol w:w="1418"/>
        <w:gridCol w:w="1630"/>
      </w:tblGrid>
      <w:tr w:rsidR="00280EBF" w:rsidRPr="00C8295E" w14:paraId="2250ACE4" w14:textId="77777777" w:rsidTr="0087308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2FACE35" w14:textId="77777777" w:rsidR="00280EBF" w:rsidRPr="00C8295E" w:rsidRDefault="00280EBF" w:rsidP="00F37A0A">
            <w:pPr>
              <w:pStyle w:val="Compact"/>
              <w:jc w:val="both"/>
              <w:rPr>
                <w:rFonts w:ascii="Arial" w:hAnsi="Arial" w:cs="Arial"/>
              </w:rPr>
            </w:pPr>
            <w:r w:rsidRPr="00C8295E">
              <w:rPr>
                <w:rFonts w:ascii="Arial" w:hAnsi="Arial" w:cs="Arial"/>
              </w:rPr>
              <w:t>Métrica</w:t>
            </w:r>
          </w:p>
        </w:tc>
        <w:tc>
          <w:tcPr>
            <w:tcW w:w="0" w:type="auto"/>
          </w:tcPr>
          <w:p w14:paraId="4AC5B10D" w14:textId="77777777" w:rsidR="00280EBF" w:rsidRPr="00C8295E" w:rsidRDefault="00280EBF" w:rsidP="00F37A0A">
            <w:pPr>
              <w:pStyle w:val="Compact"/>
              <w:jc w:val="both"/>
              <w:rPr>
                <w:rFonts w:ascii="Arial" w:hAnsi="Arial" w:cs="Arial"/>
              </w:rPr>
            </w:pPr>
            <w:r w:rsidRPr="00C8295E">
              <w:rPr>
                <w:rFonts w:ascii="Arial" w:hAnsi="Arial" w:cs="Arial"/>
              </w:rPr>
              <w:t>Definición</w:t>
            </w:r>
          </w:p>
        </w:tc>
        <w:tc>
          <w:tcPr>
            <w:tcW w:w="0" w:type="auto"/>
          </w:tcPr>
          <w:p w14:paraId="1D262BD9" w14:textId="77777777" w:rsidR="00280EBF" w:rsidRPr="00C8295E" w:rsidRDefault="00280EBF" w:rsidP="00F37A0A">
            <w:pPr>
              <w:pStyle w:val="Compact"/>
              <w:jc w:val="both"/>
              <w:rPr>
                <w:rFonts w:ascii="Arial" w:hAnsi="Arial" w:cs="Arial"/>
              </w:rPr>
            </w:pPr>
            <w:r w:rsidRPr="00C8295E">
              <w:rPr>
                <w:rFonts w:ascii="Arial" w:hAnsi="Arial" w:cs="Arial"/>
              </w:rPr>
              <w:t>Método VB</w:t>
            </w:r>
          </w:p>
        </w:tc>
        <w:tc>
          <w:tcPr>
            <w:tcW w:w="0" w:type="auto"/>
          </w:tcPr>
          <w:p w14:paraId="5C6CDB6D" w14:textId="77777777" w:rsidR="00280EBF" w:rsidRPr="00C8295E" w:rsidRDefault="00280EBF" w:rsidP="00F37A0A">
            <w:pPr>
              <w:pStyle w:val="Compact"/>
              <w:jc w:val="both"/>
              <w:rPr>
                <w:rFonts w:ascii="Arial" w:hAnsi="Arial" w:cs="Arial"/>
              </w:rPr>
            </w:pPr>
            <w:r w:rsidRPr="00C8295E">
              <w:rPr>
                <w:rFonts w:ascii="Arial" w:hAnsi="Arial" w:cs="Arial"/>
              </w:rPr>
              <w:t>Método HMC</w:t>
            </w:r>
          </w:p>
        </w:tc>
      </w:tr>
      <w:tr w:rsidR="00280EBF" w:rsidRPr="00C8295E" w14:paraId="49CD0EEA" w14:textId="77777777" w:rsidTr="00873082">
        <w:trPr>
          <w:jc w:val="center"/>
        </w:trPr>
        <w:tc>
          <w:tcPr>
            <w:tcW w:w="0" w:type="auto"/>
          </w:tcPr>
          <w:p w14:paraId="75F84C8B" w14:textId="77777777" w:rsidR="00280EBF" w:rsidRPr="00C8295E" w:rsidRDefault="00280EBF" w:rsidP="00F37A0A">
            <w:pPr>
              <w:pStyle w:val="Compact"/>
              <w:jc w:val="both"/>
              <w:rPr>
                <w:rFonts w:ascii="Arial" w:hAnsi="Arial" w:cs="Arial"/>
              </w:rPr>
            </w:pPr>
            <w:r w:rsidRPr="00C8295E">
              <w:rPr>
                <w:rFonts w:ascii="Arial" w:hAnsi="Arial" w:cs="Arial"/>
              </w:rPr>
              <w:t>Corr.</w:t>
            </w:r>
          </w:p>
        </w:tc>
        <w:tc>
          <w:tcPr>
            <w:tcW w:w="0" w:type="auto"/>
          </w:tcPr>
          <w:p w14:paraId="519D7651" w14:textId="77777777" w:rsidR="00280EBF" w:rsidRPr="00C8295E" w:rsidRDefault="00000000" w:rsidP="00F37A0A">
            <w:pPr>
              <w:pStyle w:val="Compact"/>
              <w:jc w:val="both"/>
              <w:rPr>
                <w:rFonts w:ascii="Arial" w:hAnsi="Arial" w:cs="Arial"/>
              </w:rPr>
            </w:pPr>
            <m:oMathPara>
              <m:oMath>
                <m:f>
                  <m:fPr>
                    <m:ctrlPr>
                      <w:rPr>
                        <w:rFonts w:ascii="Cambria Math" w:hAnsi="Cambria Math" w:cs="Arial"/>
                      </w:rPr>
                    </m:ctrlPr>
                  </m:fPr>
                  <m:num>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r>
                      <m:rPr>
                        <m:sty m:val="p"/>
                      </m:rPr>
                      <w:rPr>
                        <w:rFonts w:ascii="Cambria Math" w:hAnsi="Cambria Math" w:cs="Arial"/>
                      </w:rPr>
                      <m:t>)</m:t>
                    </m:r>
                    <m:r>
                      <w:rPr>
                        <w:rFonts w:ascii="Cambria Math" w:hAnsi="Cambria Math" w:cs="Arial"/>
                      </w:rPr>
                      <m:t> </m:t>
                    </m:r>
                    <m:r>
                      <m:rPr>
                        <m:sty m:val="p"/>
                      </m:rPr>
                      <w:rPr>
                        <w:rFonts w:ascii="Cambria Math" w:hAnsi="Cambria Math" w:cs="Arial"/>
                      </w:rPr>
                      <m:t>(</m:t>
                    </m:r>
                    <w:commentRangeStart w:id="190"/>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w:commentRangeEnd w:id="190"/>
                    <m:r>
                      <m:rPr>
                        <m:sty m:val="p"/>
                      </m:rPr>
                      <w:rPr>
                        <w:rStyle w:val="Refdecomentario"/>
                      </w:rPr>
                      <w:commentReference w:id="190"/>
                    </m:r>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r>
                      <m:rPr>
                        <m:sty m:val="p"/>
                      </m:rPr>
                      <w:rPr>
                        <w:rFonts w:ascii="Cambria Math" w:hAnsi="Cambria Math" w:cs="Arial"/>
                      </w:rPr>
                      <m:t>)</m:t>
                    </m:r>
                  </m:num>
                  <m:den>
                    <m:rad>
                      <m:radPr>
                        <m:degHide m:val="1"/>
                        <m:ctrlPr>
                          <w:rPr>
                            <w:rFonts w:ascii="Cambria Math" w:hAnsi="Cambria Math" w:cs="Arial"/>
                          </w:rPr>
                        </m:ctrlPr>
                      </m:radPr>
                      <m:deg/>
                      <m:e>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w:rPr>
                            <w:rFonts w:ascii="Cambria Math" w:hAnsi="Cambria Math" w:cs="Arial"/>
                          </w:rPr>
                          <m:t> </m:t>
                        </m:r>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e>
                    </m:rad>
                  </m:den>
                </m:f>
              </m:oMath>
            </m:oMathPara>
          </w:p>
        </w:tc>
        <w:tc>
          <w:tcPr>
            <w:tcW w:w="0" w:type="auto"/>
          </w:tcPr>
          <w:p w14:paraId="20D0EB27" w14:textId="77777777" w:rsidR="00280EBF" w:rsidRPr="00C8295E" w:rsidRDefault="00280EBF" w:rsidP="00F37A0A">
            <w:pPr>
              <w:pStyle w:val="Compact"/>
              <w:jc w:val="both"/>
              <w:rPr>
                <w:rFonts w:ascii="Arial" w:hAnsi="Arial" w:cs="Arial"/>
              </w:rPr>
            </w:pPr>
            <w:r w:rsidRPr="00C8295E">
              <w:rPr>
                <w:rFonts w:ascii="Arial" w:hAnsi="Arial" w:cs="Arial"/>
              </w:rPr>
              <w:t>0.7928</w:t>
            </w:r>
          </w:p>
        </w:tc>
        <w:tc>
          <w:tcPr>
            <w:tcW w:w="0" w:type="auto"/>
          </w:tcPr>
          <w:p w14:paraId="09D9F5F6" w14:textId="77777777" w:rsidR="00280EBF" w:rsidRPr="00C8295E" w:rsidRDefault="00280EBF" w:rsidP="00F37A0A">
            <w:pPr>
              <w:pStyle w:val="Compact"/>
              <w:jc w:val="both"/>
              <w:rPr>
                <w:rFonts w:ascii="Arial" w:hAnsi="Arial" w:cs="Arial"/>
              </w:rPr>
            </w:pPr>
            <w:r w:rsidRPr="00C8295E">
              <w:rPr>
                <w:rFonts w:ascii="Arial" w:hAnsi="Arial" w:cs="Arial"/>
              </w:rPr>
              <w:t>0.7540</w:t>
            </w:r>
          </w:p>
        </w:tc>
      </w:tr>
      <w:tr w:rsidR="00280EBF" w:rsidRPr="00C8295E" w14:paraId="7400E5E4" w14:textId="77777777" w:rsidTr="00873082">
        <w:trPr>
          <w:jc w:val="center"/>
        </w:trPr>
        <w:tc>
          <w:tcPr>
            <w:tcW w:w="0" w:type="auto"/>
          </w:tcPr>
          <w:p w14:paraId="55547B2E" w14:textId="77777777" w:rsidR="00280EBF" w:rsidRPr="00C8295E" w:rsidRDefault="00280EBF" w:rsidP="00F37A0A">
            <w:pPr>
              <w:pStyle w:val="Compact"/>
              <w:jc w:val="both"/>
              <w:rPr>
                <w:rFonts w:ascii="Arial" w:hAnsi="Arial" w:cs="Arial"/>
              </w:rPr>
            </w:pPr>
            <w:r w:rsidRPr="00C8295E">
              <w:rPr>
                <w:rFonts w:ascii="Arial" w:hAnsi="Arial" w:cs="Arial"/>
              </w:rPr>
              <w:t>MAE</w:t>
            </w:r>
          </w:p>
        </w:tc>
        <w:tc>
          <w:tcPr>
            <w:tcW w:w="0" w:type="auto"/>
          </w:tcPr>
          <w:p w14:paraId="25066742" w14:textId="77777777" w:rsidR="00280EBF" w:rsidRPr="00C8295E" w:rsidRDefault="00000000" w:rsidP="00F37A0A">
            <w:pPr>
              <w:pStyle w:val="Compact"/>
              <w:jc w:val="both"/>
              <w:rPr>
                <w:rFonts w:ascii="Arial" w:hAnsi="Arial" w:cs="Arial"/>
              </w:rPr>
            </w:pPr>
            <m:oMathPara>
              <m:oMath>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oMath>
            </m:oMathPara>
          </w:p>
        </w:tc>
        <w:tc>
          <w:tcPr>
            <w:tcW w:w="0" w:type="auto"/>
          </w:tcPr>
          <w:p w14:paraId="01B416C3" w14:textId="77777777" w:rsidR="00280EBF" w:rsidRPr="00C8295E" w:rsidRDefault="00280EBF" w:rsidP="00F37A0A">
            <w:pPr>
              <w:pStyle w:val="Compact"/>
              <w:jc w:val="both"/>
              <w:rPr>
                <w:rFonts w:ascii="Arial" w:hAnsi="Arial" w:cs="Arial"/>
              </w:rPr>
            </w:pPr>
            <w:r w:rsidRPr="00C8295E">
              <w:rPr>
                <w:rFonts w:ascii="Arial" w:hAnsi="Arial" w:cs="Arial"/>
              </w:rPr>
              <w:t>5,411.4858</w:t>
            </w:r>
          </w:p>
        </w:tc>
        <w:tc>
          <w:tcPr>
            <w:tcW w:w="0" w:type="auto"/>
          </w:tcPr>
          <w:p w14:paraId="74D9EAC3" w14:textId="77777777" w:rsidR="00280EBF" w:rsidRPr="00C8295E" w:rsidRDefault="00280EBF" w:rsidP="00F37A0A">
            <w:pPr>
              <w:pStyle w:val="Compact"/>
              <w:jc w:val="both"/>
              <w:rPr>
                <w:rFonts w:ascii="Arial" w:hAnsi="Arial" w:cs="Arial"/>
              </w:rPr>
            </w:pPr>
            <w:r w:rsidRPr="00C8295E">
              <w:rPr>
                <w:rFonts w:ascii="Arial" w:hAnsi="Arial" w:cs="Arial"/>
              </w:rPr>
              <w:t>6297.2901</w:t>
            </w:r>
          </w:p>
        </w:tc>
      </w:tr>
      <w:tr w:rsidR="00280EBF" w:rsidRPr="00C8295E" w14:paraId="425ABA77" w14:textId="77777777" w:rsidTr="00873082">
        <w:trPr>
          <w:jc w:val="center"/>
        </w:trPr>
        <w:tc>
          <w:tcPr>
            <w:tcW w:w="0" w:type="auto"/>
          </w:tcPr>
          <w:p w14:paraId="61805091" w14:textId="77777777" w:rsidR="00280EBF" w:rsidRPr="00C8295E" w:rsidRDefault="00280EBF" w:rsidP="00F37A0A">
            <w:pPr>
              <w:pStyle w:val="Compact"/>
              <w:jc w:val="both"/>
              <w:rPr>
                <w:rFonts w:ascii="Arial" w:hAnsi="Arial" w:cs="Arial"/>
              </w:rPr>
            </w:pPr>
            <w:commentRangeStart w:id="191"/>
            <w:r w:rsidRPr="00C8295E">
              <w:rPr>
                <w:rFonts w:ascii="Arial" w:hAnsi="Arial" w:cs="Arial"/>
              </w:rPr>
              <w:lastRenderedPageBreak/>
              <w:t>RMSE</w:t>
            </w:r>
            <w:commentRangeEnd w:id="191"/>
            <w:r w:rsidR="003869B0">
              <w:rPr>
                <w:rStyle w:val="Refdecomentario"/>
              </w:rPr>
              <w:commentReference w:id="191"/>
            </w:r>
          </w:p>
        </w:tc>
        <w:tc>
          <w:tcPr>
            <w:tcW w:w="0" w:type="auto"/>
          </w:tcPr>
          <w:p w14:paraId="129FA485" w14:textId="77777777" w:rsidR="00280EBF" w:rsidRPr="00C8295E" w:rsidRDefault="00280EBF" w:rsidP="00F37A0A">
            <w:pPr>
              <w:pStyle w:val="Compact"/>
              <w:jc w:val="both"/>
              <w:rPr>
                <w:rFonts w:ascii="Arial" w:hAnsi="Arial" w:cs="Arial"/>
              </w:rPr>
            </w:pPr>
            <m:oMathPara>
              <m:oMath>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1</m:t>
                    </m:r>
                    <m:r>
                      <m:rPr>
                        <m:sty m:val="p"/>
                      </m:rPr>
                      <w:rPr>
                        <w:rFonts w:ascii="Cambria Math" w:hAnsi="Cambria Math" w:cs="Arial"/>
                      </w:rPr>
                      <m:t>/</m:t>
                    </m:r>
                    <m:r>
                      <w:rPr>
                        <w:rFonts w:ascii="Cambria Math" w:hAnsi="Cambria Math" w:cs="Arial"/>
                      </w:rPr>
                      <m:t>2</m:t>
                    </m:r>
                  </m:sup>
                </m:sSup>
              </m:oMath>
            </m:oMathPara>
          </w:p>
        </w:tc>
        <w:tc>
          <w:tcPr>
            <w:tcW w:w="0" w:type="auto"/>
          </w:tcPr>
          <w:p w14:paraId="11772DA1" w14:textId="77777777" w:rsidR="00280EBF" w:rsidRPr="00C8295E" w:rsidRDefault="00280EBF" w:rsidP="00F37A0A">
            <w:pPr>
              <w:pStyle w:val="Compact"/>
              <w:jc w:val="both"/>
              <w:rPr>
                <w:rFonts w:ascii="Arial" w:hAnsi="Arial" w:cs="Arial"/>
              </w:rPr>
            </w:pPr>
            <w:r w:rsidRPr="00C8295E">
              <w:rPr>
                <w:rFonts w:ascii="Arial" w:hAnsi="Arial" w:cs="Arial"/>
              </w:rPr>
              <w:t>9,981.7878</w:t>
            </w:r>
          </w:p>
        </w:tc>
        <w:tc>
          <w:tcPr>
            <w:tcW w:w="0" w:type="auto"/>
          </w:tcPr>
          <w:p w14:paraId="241E2C84" w14:textId="77777777" w:rsidR="00280EBF" w:rsidRPr="00C8295E" w:rsidRDefault="00280EBF" w:rsidP="00F37A0A">
            <w:pPr>
              <w:pStyle w:val="Compact"/>
              <w:jc w:val="both"/>
              <w:rPr>
                <w:rFonts w:ascii="Arial" w:hAnsi="Arial" w:cs="Arial"/>
              </w:rPr>
            </w:pPr>
            <w:r w:rsidRPr="00C8295E">
              <w:rPr>
                <w:rFonts w:ascii="Arial" w:hAnsi="Arial" w:cs="Arial"/>
              </w:rPr>
              <w:t>10,732.6546</w:t>
            </w:r>
          </w:p>
        </w:tc>
      </w:tr>
      <w:tr w:rsidR="00280EBF" w:rsidRPr="00C8295E" w14:paraId="13A710FB" w14:textId="77777777" w:rsidTr="00873082">
        <w:trPr>
          <w:jc w:val="center"/>
        </w:trPr>
        <w:tc>
          <w:tcPr>
            <w:tcW w:w="0" w:type="auto"/>
          </w:tcPr>
          <w:p w14:paraId="2DB03336" w14:textId="77777777" w:rsidR="00280EBF" w:rsidRPr="00C8295E" w:rsidRDefault="00280EBF" w:rsidP="00F37A0A">
            <w:pPr>
              <w:pStyle w:val="Compact"/>
              <w:jc w:val="both"/>
              <w:rPr>
                <w:rFonts w:ascii="Arial" w:hAnsi="Arial" w:cs="Arial"/>
              </w:rPr>
            </w:pPr>
            <w:r w:rsidRPr="00C8295E">
              <w:rPr>
                <w:rFonts w:ascii="Arial" w:hAnsi="Arial" w:cs="Arial"/>
              </w:rPr>
              <w:t>MAPE</w:t>
            </w:r>
          </w:p>
        </w:tc>
        <w:tc>
          <w:tcPr>
            <w:tcW w:w="0" w:type="auto"/>
          </w:tcPr>
          <w:p w14:paraId="5BA95923" w14:textId="77777777" w:rsidR="00280EBF" w:rsidRPr="00C8295E" w:rsidRDefault="00000000" w:rsidP="00F37A0A">
            <w:pPr>
              <w:pStyle w:val="Compact"/>
              <w:jc w:val="both"/>
              <w:rPr>
                <w:rFonts w:ascii="Arial" w:hAnsi="Arial" w:cs="Arial"/>
              </w:rPr>
            </w:pPr>
            <m:oMathPara>
              <m:oMath>
                <m:f>
                  <m:fPr>
                    <m:ctrlPr>
                      <w:rPr>
                        <w:rFonts w:ascii="Cambria Math" w:hAnsi="Cambria Math" w:cs="Arial"/>
                      </w:rPr>
                    </m:ctrlPr>
                  </m:fPr>
                  <m:num>
                    <m:r>
                      <w:rPr>
                        <w:rFonts w:ascii="Cambria Math" w:hAnsi="Cambria Math" w:cs="Arial"/>
                      </w:rPr>
                      <m:t>1</m:t>
                    </m:r>
                  </m:num>
                  <m:den>
                    <m:nary>
                      <m:naryPr>
                        <m:chr m:val="∑"/>
                        <m:limLoc m:val="undOvr"/>
                        <m:supHide m:val="1"/>
                        <m:ctrlPr>
                          <w:rPr>
                            <w:rFonts w:ascii="Cambria Math" w:hAnsi="Cambria Math" w:cs="Arial"/>
                          </w:rPr>
                        </m:ctrlPr>
                      </m:naryPr>
                      <m:sub>
                        <m:r>
                          <w:rPr>
                            <w:rFonts w:ascii="Cambria Math" w:hAnsi="Cambria Math" w:cs="Arial"/>
                          </w:rPr>
                          <m:t>i</m:t>
                        </m:r>
                      </m:sub>
                      <m:sup>
                        <m:r>
                          <w:rPr>
                            <w:rFonts w:ascii="Cambria Math" w:hAnsi="Cambria Math" w:cs="Arial"/>
                          </w:rPr>
                          <m:t>​</m:t>
                        </m:r>
                      </m:sup>
                      <m:e>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e>
                    </m:nary>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f>
                          <m:fPr>
                            <m:ctrlPr>
                              <w:rPr>
                                <w:rFonts w:ascii="Cambria Math" w:hAnsi="Cambria Math" w:cs="Arial"/>
                              </w:rPr>
                            </m:ctrlPr>
                          </m:fPr>
                          <m:num>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num>
                          <m:den>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den>
                        </m:f>
                      </m:e>
                    </m:nary>
                  </m:e>
                </m:nary>
              </m:oMath>
            </m:oMathPara>
          </w:p>
        </w:tc>
        <w:tc>
          <w:tcPr>
            <w:tcW w:w="0" w:type="auto"/>
          </w:tcPr>
          <w:p w14:paraId="0ACD683D" w14:textId="77777777" w:rsidR="00280EBF" w:rsidRPr="00C8295E" w:rsidRDefault="00280EBF" w:rsidP="00F37A0A">
            <w:pPr>
              <w:pStyle w:val="Compact"/>
              <w:jc w:val="both"/>
              <w:rPr>
                <w:rFonts w:ascii="Arial" w:hAnsi="Arial" w:cs="Arial"/>
              </w:rPr>
            </w:pPr>
            <w:r w:rsidRPr="00C8295E">
              <w:rPr>
                <w:rFonts w:ascii="Arial" w:hAnsi="Arial" w:cs="Arial"/>
              </w:rPr>
              <w:t>76.88%</w:t>
            </w:r>
          </w:p>
        </w:tc>
        <w:tc>
          <w:tcPr>
            <w:tcW w:w="0" w:type="auto"/>
          </w:tcPr>
          <w:p w14:paraId="05249B72" w14:textId="77777777" w:rsidR="00280EBF" w:rsidRPr="00C8295E" w:rsidRDefault="00280EBF" w:rsidP="00F37A0A">
            <w:pPr>
              <w:pStyle w:val="Compact"/>
              <w:jc w:val="both"/>
              <w:rPr>
                <w:rFonts w:ascii="Arial" w:hAnsi="Arial" w:cs="Arial"/>
              </w:rPr>
            </w:pPr>
            <w:r w:rsidRPr="00C8295E">
              <w:rPr>
                <w:rFonts w:ascii="Arial" w:hAnsi="Arial" w:cs="Arial"/>
              </w:rPr>
              <w:t>94.55%</w:t>
            </w:r>
          </w:p>
        </w:tc>
      </w:tr>
      <w:tr w:rsidR="00280EBF" w:rsidRPr="00C8295E" w14:paraId="791D6D41" w14:textId="77777777" w:rsidTr="00873082">
        <w:trPr>
          <w:jc w:val="center"/>
        </w:trPr>
        <w:tc>
          <w:tcPr>
            <w:tcW w:w="0" w:type="auto"/>
          </w:tcPr>
          <w:p w14:paraId="0B43266F" w14:textId="77777777" w:rsidR="00280EBF" w:rsidRPr="00C8295E" w:rsidRDefault="00280EBF" w:rsidP="00F37A0A">
            <w:pPr>
              <w:pStyle w:val="Compact"/>
              <w:jc w:val="both"/>
              <w:rPr>
                <w:rFonts w:ascii="Arial" w:hAnsi="Arial" w:cs="Arial"/>
              </w:rPr>
            </w:pPr>
            <w:commentRangeStart w:id="192"/>
            <w:r w:rsidRPr="00C8295E">
              <w:rPr>
                <w:rFonts w:ascii="Arial" w:hAnsi="Arial" w:cs="Arial"/>
              </w:rPr>
              <w:t>Tiempo</w:t>
            </w:r>
          </w:p>
        </w:tc>
        <w:tc>
          <w:tcPr>
            <w:tcW w:w="0" w:type="auto"/>
          </w:tcPr>
          <w:p w14:paraId="2A261B1C" w14:textId="77777777" w:rsidR="00280EBF" w:rsidRPr="00C8295E" w:rsidRDefault="00280EBF" w:rsidP="00F37A0A">
            <w:pPr>
              <w:pStyle w:val="Compact"/>
              <w:jc w:val="both"/>
              <w:rPr>
                <w:rFonts w:ascii="Arial" w:hAnsi="Arial" w:cs="Arial"/>
              </w:rPr>
            </w:pPr>
          </w:p>
        </w:tc>
        <w:tc>
          <w:tcPr>
            <w:tcW w:w="0" w:type="auto"/>
          </w:tcPr>
          <w:p w14:paraId="12EAD026" w14:textId="77777777" w:rsidR="00280EBF" w:rsidRPr="00C8295E" w:rsidRDefault="00280EBF" w:rsidP="00F37A0A">
            <w:pPr>
              <w:pStyle w:val="Compact"/>
              <w:jc w:val="both"/>
              <w:rPr>
                <w:rFonts w:ascii="Arial" w:hAnsi="Arial" w:cs="Arial"/>
              </w:rPr>
            </w:pPr>
            <w:r w:rsidRPr="00C8295E">
              <w:rPr>
                <w:rFonts w:ascii="Arial" w:hAnsi="Arial" w:cs="Arial"/>
              </w:rPr>
              <w:t>66 s</w:t>
            </w:r>
          </w:p>
        </w:tc>
        <w:tc>
          <w:tcPr>
            <w:tcW w:w="0" w:type="auto"/>
          </w:tcPr>
          <w:p w14:paraId="55400683" w14:textId="77777777" w:rsidR="00280EBF" w:rsidRPr="00C8295E" w:rsidRDefault="00280EBF" w:rsidP="00F37A0A">
            <w:pPr>
              <w:pStyle w:val="Compact"/>
              <w:jc w:val="both"/>
              <w:rPr>
                <w:rFonts w:ascii="Arial" w:hAnsi="Arial" w:cs="Arial"/>
              </w:rPr>
            </w:pPr>
            <w:r w:rsidRPr="00C8295E">
              <w:rPr>
                <w:rFonts w:ascii="Arial" w:hAnsi="Arial" w:cs="Arial"/>
              </w:rPr>
              <w:t>2890 s</w:t>
            </w:r>
            <w:commentRangeEnd w:id="192"/>
            <w:r w:rsidR="003869B0">
              <w:rPr>
                <w:rStyle w:val="Refdecomentario"/>
              </w:rPr>
              <w:commentReference w:id="192"/>
            </w:r>
          </w:p>
        </w:tc>
      </w:tr>
    </w:tbl>
    <w:p w14:paraId="78F554A4" w14:textId="77777777" w:rsidR="0060608D" w:rsidRPr="00C8295E" w:rsidRDefault="00000000" w:rsidP="00F37A0A">
      <w:pPr>
        <w:pStyle w:val="Ttulo2"/>
        <w:jc w:val="both"/>
        <w:rPr>
          <w:rFonts w:ascii="Arial" w:hAnsi="Arial" w:cs="Arial"/>
          <w:sz w:val="24"/>
          <w:szCs w:val="24"/>
        </w:rPr>
      </w:pPr>
      <w:bookmarkStart w:id="193" w:name="estimaciones-de-los-parámetros"/>
      <w:bookmarkEnd w:id="172"/>
      <w:bookmarkEnd w:id="188"/>
      <w:r w:rsidRPr="00C8295E">
        <w:rPr>
          <w:rFonts w:ascii="Arial" w:hAnsi="Arial" w:cs="Arial"/>
          <w:sz w:val="24"/>
          <w:szCs w:val="24"/>
        </w:rPr>
        <w:t>Estimaciones de los parámetros</w:t>
      </w:r>
    </w:p>
    <w:p w14:paraId="76BD057F" w14:textId="7AAA6DAE" w:rsidR="0060608D" w:rsidRPr="00C8295E" w:rsidRDefault="00037C3E" w:rsidP="00F37A0A">
      <w:pPr>
        <w:pStyle w:val="FirstParagraph"/>
        <w:jc w:val="both"/>
        <w:rPr>
          <w:rFonts w:ascii="Arial" w:hAnsi="Arial" w:cs="Arial"/>
        </w:rPr>
      </w:pPr>
      <w:r>
        <w:rPr>
          <w:rFonts w:ascii="Arial" w:hAnsi="Arial" w:cs="Arial"/>
        </w:rPr>
        <w:t xml:space="preserve">En el Cuadro 5 </w:t>
      </w:r>
      <w:r w:rsidRPr="00C8295E">
        <w:rPr>
          <w:rFonts w:ascii="Arial" w:hAnsi="Arial" w:cs="Arial"/>
        </w:rPr>
        <w:t xml:space="preserve">se presentan las medias </w:t>
      </w:r>
      <w:r w:rsidR="00654157">
        <w:rPr>
          <w:rFonts w:ascii="Arial" w:hAnsi="Arial" w:cs="Arial"/>
        </w:rPr>
        <w:t xml:space="preserve">posteriores para los parámetros de interés, </w:t>
      </w:r>
      <w:r w:rsidRPr="00C8295E">
        <w:rPr>
          <w:rFonts w:ascii="Arial" w:hAnsi="Arial" w:cs="Arial"/>
        </w:rPr>
        <w:t xml:space="preserve">los errores estándar y los intervalos creíbles </w:t>
      </w:r>
      <w:r w:rsidR="003869B0">
        <w:rPr>
          <w:rFonts w:ascii="Arial" w:hAnsi="Arial" w:cs="Arial"/>
        </w:rPr>
        <w:t xml:space="preserve">al 95% </w:t>
      </w:r>
      <w:r w:rsidRPr="00C8295E">
        <w:rPr>
          <w:rFonts w:ascii="Arial" w:hAnsi="Arial" w:cs="Arial"/>
        </w:rPr>
        <w:t xml:space="preserve">basados en la aproximación </w:t>
      </w:r>
      <w:r w:rsidR="00375F51" w:rsidRPr="00C8295E">
        <w:rPr>
          <w:rFonts w:ascii="Arial" w:hAnsi="Arial" w:cs="Arial"/>
        </w:rPr>
        <w:t>b</w:t>
      </w:r>
      <w:r w:rsidRPr="00C8295E">
        <w:rPr>
          <w:rFonts w:ascii="Arial" w:hAnsi="Arial" w:cs="Arial"/>
        </w:rPr>
        <w:t xml:space="preserve">ayesiana variacional (BV) de la distribución </w:t>
      </w:r>
      <w:r w:rsidRPr="00C8295E">
        <w:rPr>
          <w:rFonts w:ascii="Arial" w:hAnsi="Arial" w:cs="Arial"/>
          <w:u w:val="single"/>
        </w:rPr>
        <w:t>a posteriori</w:t>
      </w:r>
      <w:r w:rsidRPr="00C8295E">
        <w:rPr>
          <w:rFonts w:ascii="Arial" w:hAnsi="Arial" w:cs="Arial"/>
        </w:rPr>
        <w:t xml:space="preserve">. En el Cuadro </w:t>
      </w:r>
      <w:hyperlink w:anchor="tab:estimaciones">
        <w:r w:rsidR="0060608D" w:rsidRPr="00C8295E">
          <w:rPr>
            <w:rStyle w:val="Hipervnculo"/>
            <w:rFonts w:ascii="Arial" w:hAnsi="Arial" w:cs="Arial"/>
          </w:rPr>
          <w:t>5</w:t>
        </w:r>
      </w:hyperlink>
      <w:r w:rsidRPr="00C8295E">
        <w:rPr>
          <w:rFonts w:ascii="Arial" w:hAnsi="Arial" w:cs="Arial"/>
        </w:rPr>
        <w:t xml:space="preserve"> se muestran las </w:t>
      </w:r>
      <w:r>
        <w:rPr>
          <w:rFonts w:ascii="Arial" w:hAnsi="Arial" w:cs="Arial"/>
        </w:rPr>
        <w:t xml:space="preserve">medias posteriores de los </w:t>
      </w:r>
      <w:proofErr w:type="spellStart"/>
      <w:r w:rsidRPr="00C8295E">
        <w:rPr>
          <w:rFonts w:ascii="Arial" w:hAnsi="Arial" w:cs="Arial"/>
        </w:rPr>
        <w:t>los</w:t>
      </w:r>
      <w:proofErr w:type="spellEnd"/>
      <w:r w:rsidRPr="00C8295E">
        <w:rPr>
          <w:rFonts w:ascii="Arial" w:hAnsi="Arial" w:cs="Arial"/>
        </w:rPr>
        <w:t xml:space="preserve"> parámetros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16</m:t>
            </m:r>
          </m:sub>
        </m:sSub>
      </m:oMath>
      <w:r w:rsidRPr="00C8295E">
        <w:rPr>
          <w:rFonts w:ascii="Arial" w:hAnsi="Arial" w:cs="Arial"/>
        </w:rPr>
        <w:t xml:space="preserve">,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C8295E">
        <w:rPr>
          <w:rFonts w:ascii="Arial" w:hAnsi="Arial" w:cs="Arial"/>
        </w:rPr>
        <w:t xml:space="preserve"> y </w:t>
      </w:r>
      <m:oMath>
        <m:r>
          <w:rPr>
            <w:rFonts w:ascii="Cambria Math" w:hAnsi="Cambria Math" w:cs="Arial"/>
          </w:rPr>
          <m:t>μ</m:t>
        </m:r>
      </m:oMath>
      <w:r w:rsidRPr="00C8295E">
        <w:rPr>
          <w:rFonts w:ascii="Arial" w:hAnsi="Arial" w:cs="Arial"/>
        </w:rPr>
        <w:t xml:space="preserve">. De igual modo, en el </w:t>
      </w:r>
      <w:commentRangeStart w:id="194"/>
      <w:r w:rsidRPr="00C8295E">
        <w:rPr>
          <w:rFonts w:ascii="Arial" w:hAnsi="Arial" w:cs="Arial"/>
        </w:rPr>
        <w:t xml:space="preserve">Cuadro </w:t>
      </w:r>
      <w:hyperlink w:anchor="tab:covariables-beta">
        <w:r w:rsidR="0060608D" w:rsidRPr="00C8295E">
          <w:rPr>
            <w:rStyle w:val="Hipervnculo"/>
            <w:rFonts w:ascii="Arial" w:hAnsi="Arial" w:cs="Arial"/>
          </w:rPr>
          <w:t>8</w:t>
        </w:r>
      </w:hyperlink>
      <w:commentRangeEnd w:id="194"/>
      <w:r>
        <w:rPr>
          <w:rStyle w:val="Refdecomentario"/>
        </w:rPr>
        <w:commentReference w:id="194"/>
      </w:r>
      <w:r w:rsidRPr="00C8295E">
        <w:rPr>
          <w:rFonts w:ascii="Arial" w:hAnsi="Arial" w:cs="Arial"/>
        </w:rPr>
        <w:t xml:space="preserve"> se muestran las estimaciones de los parámetros </w:t>
      </w:r>
      <m:oMath>
        <m:r>
          <m:rPr>
            <m:sty m:val="b"/>
          </m:rPr>
          <w:rPr>
            <w:rFonts w:ascii="Cambria Math" w:hAnsi="Cambria Math" w:cs="Arial"/>
          </w:rPr>
          <m:t>β</m:t>
        </m:r>
      </m:oMath>
      <w:r w:rsidRPr="00C8295E">
        <w:rPr>
          <w:rFonts w:ascii="Arial" w:hAnsi="Arial" w:cs="Arial"/>
        </w:rPr>
        <w:t xml:space="preserve">, junto </w:t>
      </w:r>
      <w:r>
        <w:rPr>
          <w:rFonts w:ascii="Arial" w:hAnsi="Arial" w:cs="Arial"/>
        </w:rPr>
        <w:t xml:space="preserve">con una estimación de la probabilidad de inclusión a </w:t>
      </w:r>
      <w:r w:rsidRPr="00C8295E">
        <w:rPr>
          <w:rFonts w:ascii="Arial" w:hAnsi="Arial" w:cs="Arial"/>
          <w:u w:val="single"/>
        </w:rPr>
        <w:t>posteriori</w:t>
      </w:r>
      <w:r>
        <w:rPr>
          <w:rFonts w:ascii="Arial" w:hAnsi="Arial" w:cs="Arial"/>
          <w:u w:val="single"/>
        </w:rPr>
        <w:t xml:space="preserve"> del predictor asociado</w:t>
      </w:r>
      <w:r w:rsidRPr="00C8295E">
        <w:rPr>
          <w:rFonts w:ascii="Arial" w:hAnsi="Arial" w:cs="Arial"/>
        </w:rPr>
        <w:t xml:space="preserve">. Por cuestiones prácticas, únicamente se listan las covariables cuya </w:t>
      </w:r>
      <w:r>
        <w:rPr>
          <w:rFonts w:ascii="Arial" w:hAnsi="Arial" w:cs="Arial"/>
        </w:rPr>
        <w:t xml:space="preserve">probabilidad de inclusión a posteriori </w:t>
      </w:r>
      <w:del w:id="195" w:author="Paulino Perez Rodríguez" w:date="2026-01-30T19:43:00Z" w16du:dateUtc="2026-01-31T01:43:00Z">
        <w:r w:rsidRPr="00C8295E" w:rsidDel="00037C3E">
          <w:rPr>
            <w:rFonts w:ascii="Arial" w:hAnsi="Arial" w:cs="Arial"/>
          </w:rPr>
          <w:delText xml:space="preserve"> </w:delText>
        </w:r>
      </w:del>
      <w:r w:rsidRPr="00C8295E">
        <w:rPr>
          <w:rFonts w:ascii="Arial" w:hAnsi="Arial" w:cs="Arial"/>
        </w:rPr>
        <w:t xml:space="preserve">es mayor al 75%, en cuyo caso, corresponde a </w:t>
      </w:r>
      <w:r w:rsidR="00677A98" w:rsidRPr="00C8295E">
        <w:rPr>
          <w:rFonts w:ascii="Arial" w:hAnsi="Arial" w:cs="Arial"/>
        </w:rPr>
        <w:t>55</w:t>
      </w:r>
      <w:r w:rsidRPr="00C8295E">
        <w:rPr>
          <w:rFonts w:ascii="Arial" w:hAnsi="Arial" w:cs="Arial"/>
        </w:rPr>
        <w:t xml:space="preserve"> covariables.</w:t>
      </w:r>
    </w:p>
    <w:p w14:paraId="4C88C4F5" w14:textId="2B8063CB" w:rsidR="0060608D" w:rsidRPr="00C8295E" w:rsidRDefault="004B41B2" w:rsidP="00F37A0A">
      <w:pPr>
        <w:pStyle w:val="TableCaption"/>
        <w:jc w:val="both"/>
        <w:rPr>
          <w:rFonts w:ascii="Arial" w:hAnsi="Arial" w:cs="Arial"/>
        </w:rPr>
      </w:pPr>
      <w:bookmarkStart w:id="196" w:name="tab:estimaciones"/>
      <w:r w:rsidRPr="00C8295E">
        <w:rPr>
          <w:rFonts w:ascii="Arial" w:hAnsi="Arial" w:cs="Arial"/>
        </w:rPr>
        <w:t xml:space="preserve">Cuadro </w:t>
      </w:r>
      <w:r w:rsidR="00C6637E">
        <w:rPr>
          <w:rFonts w:ascii="Arial" w:hAnsi="Arial" w:cs="Arial"/>
        </w:rPr>
        <w:t>5</w:t>
      </w:r>
      <w:r w:rsidRPr="00C8295E">
        <w:rPr>
          <w:rFonts w:ascii="Arial" w:hAnsi="Arial" w:cs="Arial"/>
        </w:rPr>
        <w:t xml:space="preserve">. Elaboración propia basada en la muestra </w:t>
      </w:r>
      <w:r w:rsidRPr="00C8295E">
        <w:rPr>
          <w:rFonts w:ascii="Arial" w:hAnsi="Arial" w:cs="Arial"/>
          <w:u w:val="single"/>
        </w:rPr>
        <w:t>a posteriori</w:t>
      </w:r>
      <w:r w:rsidRPr="00C8295E">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657"/>
        <w:gridCol w:w="2084"/>
        <w:gridCol w:w="3111"/>
      </w:tblGrid>
      <w:tr w:rsidR="0060608D" w:rsidRPr="00C8295E" w14:paraId="21C4CF5E" w14:textId="77777777" w:rsidTr="00B47B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5F8D388" w14:textId="77777777" w:rsidR="0060608D" w:rsidRPr="00C8295E" w:rsidRDefault="00000000" w:rsidP="00F37A0A">
            <w:pPr>
              <w:pStyle w:val="Compact"/>
              <w:jc w:val="both"/>
              <w:rPr>
                <w:rFonts w:ascii="Arial" w:hAnsi="Arial" w:cs="Arial"/>
              </w:rPr>
            </w:pPr>
            <w:r w:rsidRPr="00C8295E">
              <w:rPr>
                <w:rFonts w:ascii="Arial" w:hAnsi="Arial" w:cs="Arial"/>
              </w:rPr>
              <w:t>Alcaldía</w:t>
            </w:r>
          </w:p>
        </w:tc>
        <w:tc>
          <w:tcPr>
            <w:tcW w:w="0" w:type="auto"/>
            <w:tcBorders>
              <w:bottom w:val="none" w:sz="0" w:space="0" w:color="auto"/>
            </w:tcBorders>
          </w:tcPr>
          <w:p w14:paraId="25D7CACB" w14:textId="77777777" w:rsidR="0060608D" w:rsidRPr="00C8295E" w:rsidRDefault="00000000" w:rsidP="00F37A0A">
            <w:pPr>
              <w:pStyle w:val="Compact"/>
              <w:jc w:val="both"/>
              <w:rPr>
                <w:rFonts w:ascii="Arial" w:hAnsi="Arial" w:cs="Arial"/>
              </w:rPr>
            </w:pPr>
            <w:r w:rsidRPr="00C8295E">
              <w:rPr>
                <w:rFonts w:ascii="Arial" w:hAnsi="Arial" w:cs="Arial"/>
              </w:rPr>
              <w:t>Par.</w:t>
            </w:r>
          </w:p>
        </w:tc>
        <w:tc>
          <w:tcPr>
            <w:tcW w:w="0" w:type="auto"/>
            <w:tcBorders>
              <w:bottom w:val="none" w:sz="0" w:space="0" w:color="auto"/>
            </w:tcBorders>
          </w:tcPr>
          <w:p w14:paraId="628BA509" w14:textId="77777777" w:rsidR="0060608D" w:rsidRPr="00C8295E" w:rsidRDefault="00000000" w:rsidP="00F37A0A">
            <w:pPr>
              <w:pStyle w:val="Compact"/>
              <w:jc w:val="both"/>
              <w:rPr>
                <w:rFonts w:ascii="Arial" w:hAnsi="Arial" w:cs="Arial"/>
              </w:rPr>
            </w:pPr>
            <w:r w:rsidRPr="00C8295E">
              <w:rPr>
                <w:rFonts w:ascii="Arial" w:hAnsi="Arial" w:cs="Arial"/>
              </w:rPr>
              <w:t xml:space="preserve">Media (Error </w:t>
            </w:r>
            <w:proofErr w:type="spellStart"/>
            <w:r w:rsidRPr="00C8295E">
              <w:rPr>
                <w:rFonts w:ascii="Arial" w:hAnsi="Arial" w:cs="Arial"/>
              </w:rPr>
              <w:t>est</w:t>
            </w:r>
            <w:proofErr w:type="spellEnd"/>
            <w:r w:rsidRPr="00C8295E">
              <w:rPr>
                <w:rFonts w:ascii="Arial" w:hAnsi="Arial" w:cs="Arial"/>
              </w:rPr>
              <w:t>.)</w:t>
            </w:r>
          </w:p>
        </w:tc>
        <w:tc>
          <w:tcPr>
            <w:tcW w:w="0" w:type="auto"/>
            <w:tcBorders>
              <w:bottom w:val="none" w:sz="0" w:space="0" w:color="auto"/>
            </w:tcBorders>
          </w:tcPr>
          <w:p w14:paraId="22473B90" w14:textId="77777777" w:rsidR="0060608D" w:rsidRPr="00C8295E" w:rsidRDefault="00000000" w:rsidP="00F37A0A">
            <w:pPr>
              <w:pStyle w:val="Compact"/>
              <w:jc w:val="both"/>
              <w:rPr>
                <w:rFonts w:ascii="Arial" w:hAnsi="Arial" w:cs="Arial"/>
              </w:rPr>
            </w:pPr>
            <w:r w:rsidRPr="00C8295E">
              <w:rPr>
                <w:rFonts w:ascii="Arial" w:hAnsi="Arial" w:cs="Arial"/>
              </w:rPr>
              <w:t>Intervalo c. (2.5 %, 97.5 %)</w:t>
            </w:r>
          </w:p>
        </w:tc>
      </w:tr>
      <w:tr w:rsidR="00A551E7" w:rsidRPr="00C8295E" w14:paraId="61073F53" w14:textId="77777777" w:rsidTr="00B47B64">
        <w:trPr>
          <w:jc w:val="center"/>
        </w:trPr>
        <w:tc>
          <w:tcPr>
            <w:tcW w:w="0" w:type="auto"/>
          </w:tcPr>
          <w:p w14:paraId="16540AA3" w14:textId="77777777" w:rsidR="00A551E7" w:rsidRPr="00C8295E" w:rsidRDefault="00A551E7" w:rsidP="00A551E7">
            <w:pPr>
              <w:pStyle w:val="Compact"/>
              <w:jc w:val="both"/>
              <w:rPr>
                <w:rFonts w:ascii="Arial" w:hAnsi="Arial" w:cs="Arial"/>
              </w:rPr>
            </w:pPr>
            <w:r w:rsidRPr="00C8295E">
              <w:rPr>
                <w:rFonts w:ascii="Arial" w:hAnsi="Arial" w:cs="Arial"/>
              </w:rPr>
              <w:t>Azcapotzalco</w:t>
            </w:r>
          </w:p>
        </w:tc>
        <w:tc>
          <w:tcPr>
            <w:tcW w:w="0" w:type="auto"/>
          </w:tcPr>
          <w:p w14:paraId="3128DF9D"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oMath>
            </m:oMathPara>
          </w:p>
        </w:tc>
        <w:tc>
          <w:tcPr>
            <w:tcW w:w="0" w:type="auto"/>
          </w:tcPr>
          <w:p w14:paraId="0817600E" w14:textId="52BC9E0B" w:rsidR="00A551E7" w:rsidRPr="00C8295E" w:rsidRDefault="00A551E7" w:rsidP="00A551E7">
            <w:pPr>
              <w:pStyle w:val="Compact"/>
              <w:jc w:val="both"/>
              <w:rPr>
                <w:rFonts w:ascii="Arial" w:hAnsi="Arial" w:cs="Arial"/>
              </w:rPr>
            </w:pPr>
            <w:r w:rsidRPr="00C8295E">
              <w:rPr>
                <w:rFonts w:ascii="Arial" w:hAnsi="Arial" w:cs="Arial"/>
              </w:rPr>
              <w:t>0.5993 (0.1396)</w:t>
            </w:r>
          </w:p>
        </w:tc>
        <w:tc>
          <w:tcPr>
            <w:tcW w:w="0" w:type="auto"/>
          </w:tcPr>
          <w:p w14:paraId="03CCC0A5" w14:textId="2DB8C38C" w:rsidR="00A551E7" w:rsidRPr="00C8295E" w:rsidRDefault="00A551E7" w:rsidP="00A551E7">
            <w:pPr>
              <w:pStyle w:val="Compact"/>
              <w:jc w:val="both"/>
              <w:rPr>
                <w:rFonts w:ascii="Arial" w:hAnsi="Arial" w:cs="Arial"/>
              </w:rPr>
            </w:pPr>
            <w:r w:rsidRPr="00C8295E">
              <w:rPr>
                <w:rFonts w:ascii="Arial" w:hAnsi="Arial" w:cs="Arial"/>
              </w:rPr>
              <w:t>(0.3093, 0.8371)</w:t>
            </w:r>
          </w:p>
        </w:tc>
      </w:tr>
      <w:tr w:rsidR="00A551E7" w:rsidRPr="00C8295E" w14:paraId="178E0BB5" w14:textId="77777777" w:rsidTr="00B47B64">
        <w:trPr>
          <w:jc w:val="center"/>
        </w:trPr>
        <w:tc>
          <w:tcPr>
            <w:tcW w:w="0" w:type="auto"/>
          </w:tcPr>
          <w:p w14:paraId="6E1534A2" w14:textId="77777777" w:rsidR="00A551E7" w:rsidRPr="00C8295E" w:rsidRDefault="00A551E7" w:rsidP="00A551E7">
            <w:pPr>
              <w:pStyle w:val="Compact"/>
              <w:jc w:val="both"/>
              <w:rPr>
                <w:rFonts w:ascii="Arial" w:hAnsi="Arial" w:cs="Arial"/>
              </w:rPr>
            </w:pPr>
            <w:r w:rsidRPr="00C8295E">
              <w:rPr>
                <w:rFonts w:ascii="Arial" w:hAnsi="Arial" w:cs="Arial"/>
              </w:rPr>
              <w:t>Coyoacán</w:t>
            </w:r>
          </w:p>
        </w:tc>
        <w:tc>
          <w:tcPr>
            <w:tcW w:w="0" w:type="auto"/>
          </w:tcPr>
          <w:p w14:paraId="3E9110C1"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2</m:t>
                    </m:r>
                  </m:sub>
                </m:sSub>
              </m:oMath>
            </m:oMathPara>
          </w:p>
        </w:tc>
        <w:tc>
          <w:tcPr>
            <w:tcW w:w="0" w:type="auto"/>
          </w:tcPr>
          <w:p w14:paraId="5E3C9726" w14:textId="4465410E" w:rsidR="00A551E7" w:rsidRPr="00C8295E" w:rsidRDefault="00A551E7" w:rsidP="00A551E7">
            <w:pPr>
              <w:pStyle w:val="Compact"/>
              <w:jc w:val="both"/>
              <w:rPr>
                <w:rFonts w:ascii="Arial" w:hAnsi="Arial" w:cs="Arial"/>
              </w:rPr>
            </w:pPr>
            <w:r w:rsidRPr="00C8295E">
              <w:rPr>
                <w:rFonts w:ascii="Arial" w:hAnsi="Arial" w:cs="Arial"/>
              </w:rPr>
              <w:t>0.7061 (0.0816)</w:t>
            </w:r>
          </w:p>
        </w:tc>
        <w:tc>
          <w:tcPr>
            <w:tcW w:w="0" w:type="auto"/>
          </w:tcPr>
          <w:p w14:paraId="557F813E" w14:textId="1D2C5012" w:rsidR="00A551E7" w:rsidRPr="00C8295E" w:rsidRDefault="00A551E7" w:rsidP="00A551E7">
            <w:pPr>
              <w:pStyle w:val="Compact"/>
              <w:jc w:val="both"/>
              <w:rPr>
                <w:rFonts w:ascii="Arial" w:hAnsi="Arial" w:cs="Arial"/>
              </w:rPr>
            </w:pPr>
            <w:r w:rsidRPr="00C8295E">
              <w:rPr>
                <w:rFonts w:ascii="Arial" w:hAnsi="Arial" w:cs="Arial"/>
              </w:rPr>
              <w:t>(0.5362, 0.8451)</w:t>
            </w:r>
          </w:p>
        </w:tc>
      </w:tr>
      <w:tr w:rsidR="00A551E7" w:rsidRPr="00C8295E" w14:paraId="062F5503" w14:textId="77777777" w:rsidTr="00B47B64">
        <w:trPr>
          <w:jc w:val="center"/>
        </w:trPr>
        <w:tc>
          <w:tcPr>
            <w:tcW w:w="0" w:type="auto"/>
          </w:tcPr>
          <w:p w14:paraId="3F63CC9C" w14:textId="77777777" w:rsidR="00A551E7" w:rsidRPr="00C8295E" w:rsidRDefault="00A551E7" w:rsidP="00A551E7">
            <w:pPr>
              <w:pStyle w:val="Compact"/>
              <w:jc w:val="both"/>
              <w:rPr>
                <w:rFonts w:ascii="Arial" w:hAnsi="Arial" w:cs="Arial"/>
              </w:rPr>
            </w:pPr>
            <w:r w:rsidRPr="00C8295E">
              <w:rPr>
                <w:rFonts w:ascii="Arial" w:hAnsi="Arial" w:cs="Arial"/>
              </w:rPr>
              <w:t>Cuajimalpa de Morelos</w:t>
            </w:r>
          </w:p>
        </w:tc>
        <w:tc>
          <w:tcPr>
            <w:tcW w:w="0" w:type="auto"/>
          </w:tcPr>
          <w:p w14:paraId="72AD5CCD"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3</m:t>
                    </m:r>
                  </m:sub>
                </m:sSub>
              </m:oMath>
            </m:oMathPara>
          </w:p>
        </w:tc>
        <w:tc>
          <w:tcPr>
            <w:tcW w:w="0" w:type="auto"/>
          </w:tcPr>
          <w:p w14:paraId="7FCE2665" w14:textId="0A5BE9D5" w:rsidR="00A551E7" w:rsidRPr="00C8295E" w:rsidRDefault="00A551E7" w:rsidP="00A551E7">
            <w:pPr>
              <w:pStyle w:val="Compact"/>
              <w:jc w:val="both"/>
              <w:rPr>
                <w:rFonts w:ascii="Arial" w:hAnsi="Arial" w:cs="Arial"/>
              </w:rPr>
            </w:pPr>
            <w:r w:rsidRPr="00C8295E">
              <w:rPr>
                <w:rFonts w:ascii="Arial" w:hAnsi="Arial" w:cs="Arial"/>
              </w:rPr>
              <w:t>0.7338 (0.1011)</w:t>
            </w:r>
          </w:p>
        </w:tc>
        <w:tc>
          <w:tcPr>
            <w:tcW w:w="0" w:type="auto"/>
          </w:tcPr>
          <w:p w14:paraId="22A3EFB2" w14:textId="6DFA7ABF" w:rsidR="00A551E7" w:rsidRPr="00C8295E" w:rsidRDefault="00A551E7" w:rsidP="00A551E7">
            <w:pPr>
              <w:pStyle w:val="Compact"/>
              <w:jc w:val="both"/>
              <w:rPr>
                <w:rFonts w:ascii="Arial" w:hAnsi="Arial" w:cs="Arial"/>
              </w:rPr>
            </w:pPr>
            <w:r w:rsidRPr="00C8295E">
              <w:rPr>
                <w:rFonts w:ascii="Arial" w:hAnsi="Arial" w:cs="Arial"/>
              </w:rPr>
              <w:t>(0.4978, 0.8963)</w:t>
            </w:r>
          </w:p>
        </w:tc>
      </w:tr>
      <w:tr w:rsidR="00A551E7" w:rsidRPr="00C8295E" w14:paraId="7BA2DF1E" w14:textId="77777777" w:rsidTr="00B47B64">
        <w:trPr>
          <w:jc w:val="center"/>
        </w:trPr>
        <w:tc>
          <w:tcPr>
            <w:tcW w:w="0" w:type="auto"/>
          </w:tcPr>
          <w:p w14:paraId="60DD034B" w14:textId="77777777" w:rsidR="00A551E7" w:rsidRPr="00C8295E" w:rsidRDefault="00A551E7" w:rsidP="00A551E7">
            <w:pPr>
              <w:pStyle w:val="Compact"/>
              <w:jc w:val="both"/>
              <w:rPr>
                <w:rFonts w:ascii="Arial" w:hAnsi="Arial" w:cs="Arial"/>
              </w:rPr>
            </w:pPr>
            <w:r w:rsidRPr="00C8295E">
              <w:rPr>
                <w:rFonts w:ascii="Arial" w:hAnsi="Arial" w:cs="Arial"/>
              </w:rPr>
              <w:t>Gustavo A. Madero</w:t>
            </w:r>
          </w:p>
        </w:tc>
        <w:tc>
          <w:tcPr>
            <w:tcW w:w="0" w:type="auto"/>
          </w:tcPr>
          <w:p w14:paraId="19D43EB9"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4</m:t>
                    </m:r>
                  </m:sub>
                </m:sSub>
              </m:oMath>
            </m:oMathPara>
          </w:p>
        </w:tc>
        <w:tc>
          <w:tcPr>
            <w:tcW w:w="0" w:type="auto"/>
          </w:tcPr>
          <w:p w14:paraId="7E76F6F3" w14:textId="6F3F7D11" w:rsidR="00A551E7" w:rsidRPr="00C8295E" w:rsidRDefault="00A551E7" w:rsidP="00A551E7">
            <w:pPr>
              <w:pStyle w:val="Compact"/>
              <w:jc w:val="both"/>
              <w:rPr>
                <w:rFonts w:ascii="Arial" w:hAnsi="Arial" w:cs="Arial"/>
              </w:rPr>
            </w:pPr>
            <w:r w:rsidRPr="00C8295E">
              <w:rPr>
                <w:rFonts w:ascii="Arial" w:hAnsi="Arial" w:cs="Arial"/>
              </w:rPr>
              <w:t>0.7515 (0.0404)</w:t>
            </w:r>
          </w:p>
        </w:tc>
        <w:tc>
          <w:tcPr>
            <w:tcW w:w="0" w:type="auto"/>
          </w:tcPr>
          <w:p w14:paraId="34ECCDE0" w14:textId="384F8BB6" w:rsidR="00A551E7" w:rsidRPr="00C8295E" w:rsidRDefault="00A551E7" w:rsidP="00A551E7">
            <w:pPr>
              <w:pStyle w:val="Compact"/>
              <w:jc w:val="both"/>
              <w:rPr>
                <w:rFonts w:ascii="Arial" w:hAnsi="Arial" w:cs="Arial"/>
              </w:rPr>
            </w:pPr>
            <w:r w:rsidRPr="00C8295E">
              <w:rPr>
                <w:rFonts w:ascii="Arial" w:hAnsi="Arial" w:cs="Arial"/>
              </w:rPr>
              <w:t>(0.6669, 0.8211)</w:t>
            </w:r>
          </w:p>
        </w:tc>
      </w:tr>
      <w:tr w:rsidR="00A551E7" w:rsidRPr="00C8295E" w14:paraId="52927AB0" w14:textId="77777777" w:rsidTr="00B47B64">
        <w:trPr>
          <w:jc w:val="center"/>
        </w:trPr>
        <w:tc>
          <w:tcPr>
            <w:tcW w:w="0" w:type="auto"/>
          </w:tcPr>
          <w:p w14:paraId="32566C73" w14:textId="77777777" w:rsidR="00A551E7" w:rsidRPr="00C8295E" w:rsidRDefault="00A551E7" w:rsidP="00A551E7">
            <w:pPr>
              <w:pStyle w:val="Compact"/>
              <w:jc w:val="both"/>
              <w:rPr>
                <w:rFonts w:ascii="Arial" w:hAnsi="Arial" w:cs="Arial"/>
              </w:rPr>
            </w:pPr>
            <w:r w:rsidRPr="00C8295E">
              <w:rPr>
                <w:rFonts w:ascii="Arial" w:hAnsi="Arial" w:cs="Arial"/>
              </w:rPr>
              <w:t>Iztacalco</w:t>
            </w:r>
          </w:p>
        </w:tc>
        <w:tc>
          <w:tcPr>
            <w:tcW w:w="0" w:type="auto"/>
          </w:tcPr>
          <w:p w14:paraId="388B36A5"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5</m:t>
                    </m:r>
                  </m:sub>
                </m:sSub>
              </m:oMath>
            </m:oMathPara>
          </w:p>
        </w:tc>
        <w:tc>
          <w:tcPr>
            <w:tcW w:w="0" w:type="auto"/>
          </w:tcPr>
          <w:p w14:paraId="4FBC1AA1" w14:textId="0EB7999E" w:rsidR="00A551E7" w:rsidRPr="00C8295E" w:rsidRDefault="00A551E7" w:rsidP="00A551E7">
            <w:pPr>
              <w:pStyle w:val="Compact"/>
              <w:jc w:val="both"/>
              <w:rPr>
                <w:rFonts w:ascii="Arial" w:hAnsi="Arial" w:cs="Arial"/>
              </w:rPr>
            </w:pPr>
            <w:r w:rsidRPr="00C8295E">
              <w:rPr>
                <w:rFonts w:ascii="Arial" w:hAnsi="Arial" w:cs="Arial"/>
              </w:rPr>
              <w:t>0.3281 (0.1935)</w:t>
            </w:r>
          </w:p>
        </w:tc>
        <w:tc>
          <w:tcPr>
            <w:tcW w:w="0" w:type="auto"/>
          </w:tcPr>
          <w:p w14:paraId="7E565F49" w14:textId="1CC1BB12" w:rsidR="00A551E7" w:rsidRPr="00C8295E" w:rsidRDefault="00A551E7" w:rsidP="00A551E7">
            <w:pPr>
              <w:pStyle w:val="Compact"/>
              <w:jc w:val="both"/>
              <w:rPr>
                <w:rFonts w:ascii="Arial" w:hAnsi="Arial" w:cs="Arial"/>
              </w:rPr>
            </w:pPr>
            <w:r w:rsidRPr="00C8295E">
              <w:rPr>
                <w:rFonts w:ascii="Arial" w:hAnsi="Arial" w:cs="Arial"/>
              </w:rPr>
              <w:t>(0.0517, 0.7687)</w:t>
            </w:r>
          </w:p>
        </w:tc>
      </w:tr>
      <w:tr w:rsidR="00A551E7" w:rsidRPr="00C8295E" w14:paraId="49D14193" w14:textId="77777777" w:rsidTr="00B47B64">
        <w:trPr>
          <w:jc w:val="center"/>
        </w:trPr>
        <w:tc>
          <w:tcPr>
            <w:tcW w:w="0" w:type="auto"/>
          </w:tcPr>
          <w:p w14:paraId="5879A5DA" w14:textId="77777777" w:rsidR="00A551E7" w:rsidRPr="00C8295E" w:rsidRDefault="00A551E7" w:rsidP="00A551E7">
            <w:pPr>
              <w:pStyle w:val="Compact"/>
              <w:jc w:val="both"/>
              <w:rPr>
                <w:rFonts w:ascii="Arial" w:hAnsi="Arial" w:cs="Arial"/>
              </w:rPr>
            </w:pPr>
            <w:r w:rsidRPr="00C8295E">
              <w:rPr>
                <w:rFonts w:ascii="Arial" w:hAnsi="Arial" w:cs="Arial"/>
              </w:rPr>
              <w:t>Iztapalapa</w:t>
            </w:r>
          </w:p>
        </w:tc>
        <w:tc>
          <w:tcPr>
            <w:tcW w:w="0" w:type="auto"/>
          </w:tcPr>
          <w:p w14:paraId="4DDC75F5"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6</m:t>
                    </m:r>
                  </m:sub>
                </m:sSub>
              </m:oMath>
            </m:oMathPara>
          </w:p>
        </w:tc>
        <w:tc>
          <w:tcPr>
            <w:tcW w:w="0" w:type="auto"/>
          </w:tcPr>
          <w:p w14:paraId="1DA62913" w14:textId="599544E2" w:rsidR="00A551E7" w:rsidRPr="00C8295E" w:rsidRDefault="00A551E7" w:rsidP="00A551E7">
            <w:pPr>
              <w:pStyle w:val="Compact"/>
              <w:jc w:val="both"/>
              <w:rPr>
                <w:rFonts w:ascii="Arial" w:hAnsi="Arial" w:cs="Arial"/>
              </w:rPr>
            </w:pPr>
            <w:r w:rsidRPr="00C8295E">
              <w:rPr>
                <w:rFonts w:ascii="Arial" w:hAnsi="Arial" w:cs="Arial"/>
              </w:rPr>
              <w:t>0.7297 (0.0354)</w:t>
            </w:r>
          </w:p>
        </w:tc>
        <w:tc>
          <w:tcPr>
            <w:tcW w:w="0" w:type="auto"/>
          </w:tcPr>
          <w:p w14:paraId="0A82750E" w14:textId="2F919009" w:rsidR="00A551E7" w:rsidRPr="00C8295E" w:rsidRDefault="00A551E7" w:rsidP="00A551E7">
            <w:pPr>
              <w:pStyle w:val="Compact"/>
              <w:jc w:val="both"/>
              <w:rPr>
                <w:rFonts w:ascii="Arial" w:hAnsi="Arial" w:cs="Arial"/>
              </w:rPr>
            </w:pPr>
            <w:r w:rsidRPr="00C8295E">
              <w:rPr>
                <w:rFonts w:ascii="Arial" w:hAnsi="Arial" w:cs="Arial"/>
              </w:rPr>
              <w:t>(0.6608, 0.7935)</w:t>
            </w:r>
          </w:p>
        </w:tc>
      </w:tr>
      <w:tr w:rsidR="00A551E7" w:rsidRPr="00C8295E" w14:paraId="5F531C2D" w14:textId="77777777" w:rsidTr="00B47B64">
        <w:trPr>
          <w:jc w:val="center"/>
        </w:trPr>
        <w:tc>
          <w:tcPr>
            <w:tcW w:w="0" w:type="auto"/>
          </w:tcPr>
          <w:p w14:paraId="7BCD73AC" w14:textId="77777777" w:rsidR="00A551E7" w:rsidRPr="00C8295E" w:rsidRDefault="00A551E7" w:rsidP="00A551E7">
            <w:pPr>
              <w:pStyle w:val="Compact"/>
              <w:jc w:val="both"/>
              <w:rPr>
                <w:rFonts w:ascii="Arial" w:hAnsi="Arial" w:cs="Arial"/>
              </w:rPr>
            </w:pPr>
            <w:r w:rsidRPr="00C8295E">
              <w:rPr>
                <w:rFonts w:ascii="Arial" w:hAnsi="Arial" w:cs="Arial"/>
              </w:rPr>
              <w:t>La Magdalena Contreras</w:t>
            </w:r>
          </w:p>
        </w:tc>
        <w:tc>
          <w:tcPr>
            <w:tcW w:w="0" w:type="auto"/>
          </w:tcPr>
          <w:p w14:paraId="13DB946F"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7</m:t>
                    </m:r>
                  </m:sub>
                </m:sSub>
              </m:oMath>
            </m:oMathPara>
          </w:p>
        </w:tc>
        <w:tc>
          <w:tcPr>
            <w:tcW w:w="0" w:type="auto"/>
          </w:tcPr>
          <w:p w14:paraId="69DA1F0B" w14:textId="487A3C78" w:rsidR="00A551E7" w:rsidRPr="00C8295E" w:rsidRDefault="00A551E7" w:rsidP="00A551E7">
            <w:pPr>
              <w:pStyle w:val="Compact"/>
              <w:jc w:val="both"/>
              <w:rPr>
                <w:rFonts w:ascii="Arial" w:hAnsi="Arial" w:cs="Arial"/>
              </w:rPr>
            </w:pPr>
            <w:r w:rsidRPr="00C8295E">
              <w:rPr>
                <w:rFonts w:ascii="Arial" w:hAnsi="Arial" w:cs="Arial"/>
              </w:rPr>
              <w:t>0.8458 (0.0426)</w:t>
            </w:r>
          </w:p>
        </w:tc>
        <w:tc>
          <w:tcPr>
            <w:tcW w:w="0" w:type="auto"/>
          </w:tcPr>
          <w:p w14:paraId="6FE5D617" w14:textId="72C0F62B" w:rsidR="00A551E7" w:rsidRPr="00C8295E" w:rsidRDefault="00A551E7" w:rsidP="00A551E7">
            <w:pPr>
              <w:pStyle w:val="Compact"/>
              <w:jc w:val="both"/>
              <w:rPr>
                <w:rFonts w:ascii="Arial" w:hAnsi="Arial" w:cs="Arial"/>
              </w:rPr>
            </w:pPr>
            <w:r w:rsidRPr="00C8295E">
              <w:rPr>
                <w:rFonts w:ascii="Arial" w:hAnsi="Arial" w:cs="Arial"/>
              </w:rPr>
              <w:t>(0.7473, 0.9136)</w:t>
            </w:r>
          </w:p>
        </w:tc>
      </w:tr>
      <w:tr w:rsidR="00A551E7" w:rsidRPr="00C8295E" w14:paraId="1F378E15" w14:textId="77777777" w:rsidTr="00B47B64">
        <w:trPr>
          <w:jc w:val="center"/>
        </w:trPr>
        <w:tc>
          <w:tcPr>
            <w:tcW w:w="0" w:type="auto"/>
          </w:tcPr>
          <w:p w14:paraId="126CD2E0" w14:textId="77777777" w:rsidR="00A551E7" w:rsidRPr="00C8295E" w:rsidRDefault="00A551E7" w:rsidP="00A551E7">
            <w:pPr>
              <w:pStyle w:val="Compact"/>
              <w:jc w:val="both"/>
              <w:rPr>
                <w:rFonts w:ascii="Arial" w:hAnsi="Arial" w:cs="Arial"/>
              </w:rPr>
            </w:pPr>
            <w:r w:rsidRPr="00C8295E">
              <w:rPr>
                <w:rFonts w:ascii="Arial" w:hAnsi="Arial" w:cs="Arial"/>
              </w:rPr>
              <w:t>Milpa Alta</w:t>
            </w:r>
          </w:p>
        </w:tc>
        <w:tc>
          <w:tcPr>
            <w:tcW w:w="0" w:type="auto"/>
          </w:tcPr>
          <w:p w14:paraId="73E29DC2"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8</m:t>
                    </m:r>
                  </m:sub>
                </m:sSub>
              </m:oMath>
            </m:oMathPara>
          </w:p>
        </w:tc>
        <w:tc>
          <w:tcPr>
            <w:tcW w:w="0" w:type="auto"/>
          </w:tcPr>
          <w:p w14:paraId="57CB1921" w14:textId="690592BB" w:rsidR="00A551E7" w:rsidRPr="00C8295E" w:rsidRDefault="00A551E7" w:rsidP="00A551E7">
            <w:pPr>
              <w:pStyle w:val="Compact"/>
              <w:jc w:val="both"/>
              <w:rPr>
                <w:rFonts w:ascii="Arial" w:hAnsi="Arial" w:cs="Arial"/>
              </w:rPr>
            </w:pPr>
            <w:r w:rsidRPr="00C8295E">
              <w:rPr>
                <w:rFonts w:ascii="Arial" w:hAnsi="Arial" w:cs="Arial"/>
              </w:rPr>
              <w:t>0.8606 (0.0177)</w:t>
            </w:r>
          </w:p>
        </w:tc>
        <w:tc>
          <w:tcPr>
            <w:tcW w:w="0" w:type="auto"/>
          </w:tcPr>
          <w:p w14:paraId="258FF85B" w14:textId="0D15C246" w:rsidR="00A551E7" w:rsidRPr="00C8295E" w:rsidRDefault="00A551E7" w:rsidP="00A551E7">
            <w:pPr>
              <w:pStyle w:val="Compact"/>
              <w:jc w:val="both"/>
              <w:rPr>
                <w:rFonts w:ascii="Arial" w:hAnsi="Arial" w:cs="Arial"/>
              </w:rPr>
            </w:pPr>
            <w:r w:rsidRPr="00C8295E">
              <w:rPr>
                <w:rFonts w:ascii="Arial" w:hAnsi="Arial" w:cs="Arial"/>
              </w:rPr>
              <w:t>(0.8255, 0.8939)</w:t>
            </w:r>
          </w:p>
        </w:tc>
      </w:tr>
      <w:tr w:rsidR="00A551E7" w:rsidRPr="00C8295E" w14:paraId="7323ED72" w14:textId="77777777" w:rsidTr="00B47B64">
        <w:trPr>
          <w:jc w:val="center"/>
        </w:trPr>
        <w:tc>
          <w:tcPr>
            <w:tcW w:w="0" w:type="auto"/>
          </w:tcPr>
          <w:p w14:paraId="315278FF" w14:textId="77777777" w:rsidR="00A551E7" w:rsidRPr="00C8295E" w:rsidRDefault="00A551E7" w:rsidP="00A551E7">
            <w:pPr>
              <w:pStyle w:val="Compact"/>
              <w:jc w:val="both"/>
              <w:rPr>
                <w:rFonts w:ascii="Arial" w:hAnsi="Arial" w:cs="Arial"/>
              </w:rPr>
            </w:pPr>
            <w:r w:rsidRPr="00C8295E">
              <w:rPr>
                <w:rFonts w:ascii="Arial" w:hAnsi="Arial" w:cs="Arial"/>
              </w:rPr>
              <w:t>Álvaro Obregón</w:t>
            </w:r>
          </w:p>
        </w:tc>
        <w:tc>
          <w:tcPr>
            <w:tcW w:w="0" w:type="auto"/>
          </w:tcPr>
          <w:p w14:paraId="43F89F69"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9</m:t>
                    </m:r>
                  </m:sub>
                </m:sSub>
              </m:oMath>
            </m:oMathPara>
          </w:p>
        </w:tc>
        <w:tc>
          <w:tcPr>
            <w:tcW w:w="0" w:type="auto"/>
          </w:tcPr>
          <w:p w14:paraId="340851A4" w14:textId="78CECF28" w:rsidR="00A551E7" w:rsidRPr="00C8295E" w:rsidRDefault="00A551E7" w:rsidP="00A551E7">
            <w:pPr>
              <w:pStyle w:val="Compact"/>
              <w:jc w:val="both"/>
              <w:rPr>
                <w:rFonts w:ascii="Arial" w:hAnsi="Arial" w:cs="Arial"/>
              </w:rPr>
            </w:pPr>
            <w:r w:rsidRPr="00C8295E">
              <w:rPr>
                <w:rFonts w:ascii="Arial" w:hAnsi="Arial" w:cs="Arial"/>
              </w:rPr>
              <w:t>0.7655 (0.0436)</w:t>
            </w:r>
          </w:p>
        </w:tc>
        <w:tc>
          <w:tcPr>
            <w:tcW w:w="0" w:type="auto"/>
          </w:tcPr>
          <w:p w14:paraId="3E30D9E5" w14:textId="3B251FFF" w:rsidR="00A551E7" w:rsidRPr="00C8295E" w:rsidRDefault="00A551E7" w:rsidP="00A551E7">
            <w:pPr>
              <w:pStyle w:val="Compact"/>
              <w:jc w:val="both"/>
              <w:rPr>
                <w:rFonts w:ascii="Arial" w:hAnsi="Arial" w:cs="Arial"/>
              </w:rPr>
            </w:pPr>
            <w:r w:rsidRPr="00C8295E">
              <w:rPr>
                <w:rFonts w:ascii="Arial" w:hAnsi="Arial" w:cs="Arial"/>
              </w:rPr>
              <w:t>(0.6749, 0.8431)</w:t>
            </w:r>
          </w:p>
        </w:tc>
      </w:tr>
      <w:tr w:rsidR="00A551E7" w:rsidRPr="00C8295E" w14:paraId="56ADAC05" w14:textId="77777777" w:rsidTr="00B47B64">
        <w:trPr>
          <w:jc w:val="center"/>
        </w:trPr>
        <w:tc>
          <w:tcPr>
            <w:tcW w:w="0" w:type="auto"/>
          </w:tcPr>
          <w:p w14:paraId="445924A7" w14:textId="77777777" w:rsidR="00A551E7" w:rsidRPr="00C8295E" w:rsidRDefault="00A551E7" w:rsidP="00A551E7">
            <w:pPr>
              <w:pStyle w:val="Compact"/>
              <w:jc w:val="both"/>
              <w:rPr>
                <w:rFonts w:ascii="Arial" w:hAnsi="Arial" w:cs="Arial"/>
              </w:rPr>
            </w:pPr>
            <w:r w:rsidRPr="00C8295E">
              <w:rPr>
                <w:rFonts w:ascii="Arial" w:hAnsi="Arial" w:cs="Arial"/>
              </w:rPr>
              <w:t>Tláhuac</w:t>
            </w:r>
          </w:p>
        </w:tc>
        <w:tc>
          <w:tcPr>
            <w:tcW w:w="0" w:type="auto"/>
          </w:tcPr>
          <w:p w14:paraId="2ADFE66C"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10</m:t>
                    </m:r>
                  </m:sub>
                </m:sSub>
              </m:oMath>
            </m:oMathPara>
          </w:p>
        </w:tc>
        <w:tc>
          <w:tcPr>
            <w:tcW w:w="0" w:type="auto"/>
          </w:tcPr>
          <w:p w14:paraId="6A978936" w14:textId="079EBD51" w:rsidR="00A551E7" w:rsidRPr="00C8295E" w:rsidRDefault="00A551E7" w:rsidP="00A551E7">
            <w:pPr>
              <w:pStyle w:val="Compact"/>
              <w:jc w:val="both"/>
              <w:rPr>
                <w:rFonts w:ascii="Arial" w:hAnsi="Arial" w:cs="Arial"/>
              </w:rPr>
            </w:pPr>
            <w:r w:rsidRPr="00C8295E">
              <w:rPr>
                <w:rFonts w:ascii="Arial" w:hAnsi="Arial" w:cs="Arial"/>
              </w:rPr>
              <w:t>0.9204 (0.0176)</w:t>
            </w:r>
          </w:p>
        </w:tc>
        <w:tc>
          <w:tcPr>
            <w:tcW w:w="0" w:type="auto"/>
          </w:tcPr>
          <w:p w14:paraId="5277BD80" w14:textId="56189093" w:rsidR="00A551E7" w:rsidRPr="00C8295E" w:rsidRDefault="00A551E7" w:rsidP="00A551E7">
            <w:pPr>
              <w:pStyle w:val="Compact"/>
              <w:jc w:val="both"/>
              <w:rPr>
                <w:rFonts w:ascii="Arial" w:hAnsi="Arial" w:cs="Arial"/>
              </w:rPr>
            </w:pPr>
            <w:r w:rsidRPr="00C8295E">
              <w:rPr>
                <w:rFonts w:ascii="Arial" w:hAnsi="Arial" w:cs="Arial"/>
              </w:rPr>
              <w:t>(0.8785, 0.9500)</w:t>
            </w:r>
          </w:p>
        </w:tc>
      </w:tr>
      <w:tr w:rsidR="00A551E7" w:rsidRPr="00C8295E" w14:paraId="362A7831" w14:textId="77777777" w:rsidTr="00B47B64">
        <w:trPr>
          <w:jc w:val="center"/>
        </w:trPr>
        <w:tc>
          <w:tcPr>
            <w:tcW w:w="0" w:type="auto"/>
          </w:tcPr>
          <w:p w14:paraId="5FAD1175" w14:textId="77777777" w:rsidR="00A551E7" w:rsidRPr="00C8295E" w:rsidRDefault="00A551E7" w:rsidP="00A551E7">
            <w:pPr>
              <w:pStyle w:val="Compact"/>
              <w:jc w:val="both"/>
              <w:rPr>
                <w:rFonts w:ascii="Arial" w:hAnsi="Arial" w:cs="Arial"/>
              </w:rPr>
            </w:pPr>
            <w:r w:rsidRPr="00C8295E">
              <w:rPr>
                <w:rFonts w:ascii="Arial" w:hAnsi="Arial" w:cs="Arial"/>
              </w:rPr>
              <w:t>Tlalpan</w:t>
            </w:r>
          </w:p>
        </w:tc>
        <w:tc>
          <w:tcPr>
            <w:tcW w:w="0" w:type="auto"/>
          </w:tcPr>
          <w:p w14:paraId="0D83A6F3"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11</m:t>
                    </m:r>
                  </m:sub>
                </m:sSub>
              </m:oMath>
            </m:oMathPara>
          </w:p>
        </w:tc>
        <w:tc>
          <w:tcPr>
            <w:tcW w:w="0" w:type="auto"/>
          </w:tcPr>
          <w:p w14:paraId="0EA86BE8" w14:textId="53FF784F" w:rsidR="00A551E7" w:rsidRPr="00C8295E" w:rsidRDefault="00A551E7" w:rsidP="00A551E7">
            <w:pPr>
              <w:pStyle w:val="Compact"/>
              <w:jc w:val="both"/>
              <w:rPr>
                <w:rFonts w:ascii="Arial" w:hAnsi="Arial" w:cs="Arial"/>
              </w:rPr>
            </w:pPr>
            <w:r w:rsidRPr="00C8295E">
              <w:rPr>
                <w:rFonts w:ascii="Arial" w:hAnsi="Arial" w:cs="Arial"/>
              </w:rPr>
              <w:t>0.7889 (0.0320)</w:t>
            </w:r>
          </w:p>
        </w:tc>
        <w:tc>
          <w:tcPr>
            <w:tcW w:w="0" w:type="auto"/>
          </w:tcPr>
          <w:p w14:paraId="6E405C86" w14:textId="369A0E75" w:rsidR="00A551E7" w:rsidRPr="00C8295E" w:rsidRDefault="00A551E7" w:rsidP="00A551E7">
            <w:pPr>
              <w:pStyle w:val="Compact"/>
              <w:jc w:val="both"/>
              <w:rPr>
                <w:rFonts w:ascii="Arial" w:hAnsi="Arial" w:cs="Arial"/>
              </w:rPr>
            </w:pPr>
            <w:r w:rsidRPr="00C8295E">
              <w:rPr>
                <w:rFonts w:ascii="Arial" w:hAnsi="Arial" w:cs="Arial"/>
              </w:rPr>
              <w:t>(0.7210, 0.8466)</w:t>
            </w:r>
          </w:p>
        </w:tc>
      </w:tr>
      <w:tr w:rsidR="00A551E7" w:rsidRPr="00C8295E" w14:paraId="6D41C473" w14:textId="77777777" w:rsidTr="00B47B64">
        <w:trPr>
          <w:jc w:val="center"/>
        </w:trPr>
        <w:tc>
          <w:tcPr>
            <w:tcW w:w="0" w:type="auto"/>
          </w:tcPr>
          <w:p w14:paraId="1651BEDA" w14:textId="77777777" w:rsidR="00A551E7" w:rsidRPr="00C8295E" w:rsidRDefault="00A551E7" w:rsidP="00A551E7">
            <w:pPr>
              <w:pStyle w:val="Compact"/>
              <w:jc w:val="both"/>
              <w:rPr>
                <w:rFonts w:ascii="Arial" w:hAnsi="Arial" w:cs="Arial"/>
              </w:rPr>
            </w:pPr>
            <w:r w:rsidRPr="00C8295E">
              <w:rPr>
                <w:rFonts w:ascii="Arial" w:hAnsi="Arial" w:cs="Arial"/>
              </w:rPr>
              <w:t>Xochimilco</w:t>
            </w:r>
          </w:p>
        </w:tc>
        <w:tc>
          <w:tcPr>
            <w:tcW w:w="0" w:type="auto"/>
          </w:tcPr>
          <w:p w14:paraId="59137CDF"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12</m:t>
                    </m:r>
                  </m:sub>
                </m:sSub>
              </m:oMath>
            </m:oMathPara>
          </w:p>
        </w:tc>
        <w:tc>
          <w:tcPr>
            <w:tcW w:w="0" w:type="auto"/>
          </w:tcPr>
          <w:p w14:paraId="5BAA6262" w14:textId="0498DE0B" w:rsidR="00A551E7" w:rsidRPr="00C8295E" w:rsidRDefault="00A551E7" w:rsidP="00A551E7">
            <w:pPr>
              <w:pStyle w:val="Compact"/>
              <w:jc w:val="both"/>
              <w:rPr>
                <w:rFonts w:ascii="Arial" w:hAnsi="Arial" w:cs="Arial"/>
              </w:rPr>
            </w:pPr>
            <w:r w:rsidRPr="00C8295E">
              <w:rPr>
                <w:rFonts w:ascii="Arial" w:hAnsi="Arial" w:cs="Arial"/>
              </w:rPr>
              <w:t>0.7460 (0.0458)</w:t>
            </w:r>
          </w:p>
        </w:tc>
        <w:tc>
          <w:tcPr>
            <w:tcW w:w="0" w:type="auto"/>
          </w:tcPr>
          <w:p w14:paraId="328D2E9B" w14:textId="2866AE6D" w:rsidR="00A551E7" w:rsidRPr="00C8295E" w:rsidRDefault="00A551E7" w:rsidP="00A551E7">
            <w:pPr>
              <w:pStyle w:val="Compact"/>
              <w:jc w:val="both"/>
              <w:rPr>
                <w:rFonts w:ascii="Arial" w:hAnsi="Arial" w:cs="Arial"/>
              </w:rPr>
            </w:pPr>
            <w:r w:rsidRPr="00C8295E">
              <w:rPr>
                <w:rFonts w:ascii="Arial" w:hAnsi="Arial" w:cs="Arial"/>
              </w:rPr>
              <w:t>(0.6498, 0.8252)</w:t>
            </w:r>
          </w:p>
        </w:tc>
      </w:tr>
      <w:tr w:rsidR="00A551E7" w:rsidRPr="00C8295E" w14:paraId="67C8C5B3" w14:textId="77777777" w:rsidTr="00B47B64">
        <w:trPr>
          <w:jc w:val="center"/>
        </w:trPr>
        <w:tc>
          <w:tcPr>
            <w:tcW w:w="0" w:type="auto"/>
          </w:tcPr>
          <w:p w14:paraId="0F1A6F4F" w14:textId="77777777" w:rsidR="00A551E7" w:rsidRPr="00C8295E" w:rsidRDefault="00A551E7" w:rsidP="00A551E7">
            <w:pPr>
              <w:pStyle w:val="Compact"/>
              <w:jc w:val="both"/>
              <w:rPr>
                <w:rFonts w:ascii="Arial" w:hAnsi="Arial" w:cs="Arial"/>
              </w:rPr>
            </w:pPr>
            <w:r w:rsidRPr="00C8295E">
              <w:rPr>
                <w:rFonts w:ascii="Arial" w:hAnsi="Arial" w:cs="Arial"/>
              </w:rPr>
              <w:t>Benito Juárez</w:t>
            </w:r>
          </w:p>
        </w:tc>
        <w:tc>
          <w:tcPr>
            <w:tcW w:w="0" w:type="auto"/>
          </w:tcPr>
          <w:p w14:paraId="042CE32C"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13</m:t>
                    </m:r>
                  </m:sub>
                </m:sSub>
              </m:oMath>
            </m:oMathPara>
          </w:p>
        </w:tc>
        <w:tc>
          <w:tcPr>
            <w:tcW w:w="0" w:type="auto"/>
          </w:tcPr>
          <w:p w14:paraId="4913CEAC" w14:textId="2161DB66" w:rsidR="00A551E7" w:rsidRPr="00C8295E" w:rsidRDefault="00A551E7" w:rsidP="00A551E7">
            <w:pPr>
              <w:pStyle w:val="Compact"/>
              <w:jc w:val="both"/>
              <w:rPr>
                <w:rFonts w:ascii="Arial" w:hAnsi="Arial" w:cs="Arial"/>
              </w:rPr>
            </w:pPr>
            <w:r w:rsidRPr="00C8295E">
              <w:rPr>
                <w:rFonts w:ascii="Arial" w:hAnsi="Arial" w:cs="Arial"/>
              </w:rPr>
              <w:t>0.6684 (0.0889)</w:t>
            </w:r>
          </w:p>
        </w:tc>
        <w:tc>
          <w:tcPr>
            <w:tcW w:w="0" w:type="auto"/>
          </w:tcPr>
          <w:p w14:paraId="17EC8576" w14:textId="76FDDDA4" w:rsidR="00A551E7" w:rsidRPr="00C8295E" w:rsidRDefault="00A551E7" w:rsidP="00A551E7">
            <w:pPr>
              <w:pStyle w:val="Compact"/>
              <w:jc w:val="both"/>
              <w:rPr>
                <w:rFonts w:ascii="Arial" w:hAnsi="Arial" w:cs="Arial"/>
              </w:rPr>
            </w:pPr>
            <w:r w:rsidRPr="00C8295E">
              <w:rPr>
                <w:rFonts w:ascii="Arial" w:hAnsi="Arial" w:cs="Arial"/>
              </w:rPr>
              <w:t>(0.4838, 0.8186)</w:t>
            </w:r>
          </w:p>
        </w:tc>
      </w:tr>
      <w:tr w:rsidR="00A551E7" w:rsidRPr="00C8295E" w14:paraId="5D8CA58D" w14:textId="77777777" w:rsidTr="00B47B64">
        <w:trPr>
          <w:jc w:val="center"/>
        </w:trPr>
        <w:tc>
          <w:tcPr>
            <w:tcW w:w="0" w:type="auto"/>
          </w:tcPr>
          <w:p w14:paraId="1C5548F5" w14:textId="77777777" w:rsidR="00A551E7" w:rsidRPr="00C8295E" w:rsidRDefault="00A551E7" w:rsidP="00A551E7">
            <w:pPr>
              <w:pStyle w:val="Compact"/>
              <w:jc w:val="both"/>
              <w:rPr>
                <w:rFonts w:ascii="Arial" w:hAnsi="Arial" w:cs="Arial"/>
              </w:rPr>
            </w:pPr>
            <w:r w:rsidRPr="00C8295E">
              <w:rPr>
                <w:rFonts w:ascii="Arial" w:hAnsi="Arial" w:cs="Arial"/>
              </w:rPr>
              <w:t>Cuauhtémoc</w:t>
            </w:r>
          </w:p>
        </w:tc>
        <w:tc>
          <w:tcPr>
            <w:tcW w:w="0" w:type="auto"/>
          </w:tcPr>
          <w:p w14:paraId="0EDCAC2F"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14</m:t>
                    </m:r>
                  </m:sub>
                </m:sSub>
              </m:oMath>
            </m:oMathPara>
          </w:p>
        </w:tc>
        <w:tc>
          <w:tcPr>
            <w:tcW w:w="0" w:type="auto"/>
          </w:tcPr>
          <w:p w14:paraId="42C63DFF" w14:textId="4835B55E" w:rsidR="00A551E7" w:rsidRPr="00C8295E" w:rsidRDefault="00A551E7" w:rsidP="00A551E7">
            <w:pPr>
              <w:pStyle w:val="Compact"/>
              <w:jc w:val="both"/>
              <w:rPr>
                <w:rFonts w:ascii="Arial" w:hAnsi="Arial" w:cs="Arial"/>
              </w:rPr>
            </w:pPr>
            <w:r w:rsidRPr="00C8295E">
              <w:rPr>
                <w:rFonts w:ascii="Arial" w:hAnsi="Arial" w:cs="Arial"/>
              </w:rPr>
              <w:t>0.1775 (0.1428)</w:t>
            </w:r>
          </w:p>
        </w:tc>
        <w:tc>
          <w:tcPr>
            <w:tcW w:w="0" w:type="auto"/>
          </w:tcPr>
          <w:p w14:paraId="4A453EF2" w14:textId="590AB705" w:rsidR="00A551E7" w:rsidRPr="00C8295E" w:rsidRDefault="00A551E7" w:rsidP="00A551E7">
            <w:pPr>
              <w:pStyle w:val="Compact"/>
              <w:jc w:val="both"/>
              <w:rPr>
                <w:rFonts w:ascii="Arial" w:hAnsi="Arial" w:cs="Arial"/>
              </w:rPr>
            </w:pPr>
            <w:r w:rsidRPr="00C8295E">
              <w:rPr>
                <w:rFonts w:ascii="Arial" w:hAnsi="Arial" w:cs="Arial"/>
              </w:rPr>
              <w:t>(0.0196, 0.5475)</w:t>
            </w:r>
          </w:p>
        </w:tc>
      </w:tr>
      <w:tr w:rsidR="00A551E7" w:rsidRPr="00C8295E" w14:paraId="46DBFA53" w14:textId="77777777" w:rsidTr="00B47B64">
        <w:trPr>
          <w:jc w:val="center"/>
        </w:trPr>
        <w:tc>
          <w:tcPr>
            <w:tcW w:w="0" w:type="auto"/>
          </w:tcPr>
          <w:p w14:paraId="77B7F1AE" w14:textId="77777777" w:rsidR="00A551E7" w:rsidRPr="00C8295E" w:rsidRDefault="00A551E7" w:rsidP="00A551E7">
            <w:pPr>
              <w:pStyle w:val="Compact"/>
              <w:jc w:val="both"/>
              <w:rPr>
                <w:rFonts w:ascii="Arial" w:hAnsi="Arial" w:cs="Arial"/>
              </w:rPr>
            </w:pPr>
            <w:r w:rsidRPr="00C8295E">
              <w:rPr>
                <w:rFonts w:ascii="Arial" w:hAnsi="Arial" w:cs="Arial"/>
              </w:rPr>
              <w:t>Miguel Hidalgo</w:t>
            </w:r>
          </w:p>
        </w:tc>
        <w:tc>
          <w:tcPr>
            <w:tcW w:w="0" w:type="auto"/>
          </w:tcPr>
          <w:p w14:paraId="66BF89C8"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15</m:t>
                    </m:r>
                  </m:sub>
                </m:sSub>
              </m:oMath>
            </m:oMathPara>
          </w:p>
        </w:tc>
        <w:tc>
          <w:tcPr>
            <w:tcW w:w="0" w:type="auto"/>
          </w:tcPr>
          <w:p w14:paraId="5D15BB4F" w14:textId="4ECA28C8" w:rsidR="00A551E7" w:rsidRPr="00C8295E" w:rsidRDefault="00A551E7" w:rsidP="00A551E7">
            <w:pPr>
              <w:pStyle w:val="Compact"/>
              <w:jc w:val="both"/>
              <w:rPr>
                <w:rFonts w:ascii="Arial" w:hAnsi="Arial" w:cs="Arial"/>
              </w:rPr>
            </w:pPr>
            <w:r w:rsidRPr="00C8295E">
              <w:rPr>
                <w:rFonts w:ascii="Arial" w:hAnsi="Arial" w:cs="Arial"/>
              </w:rPr>
              <w:t>0.6596 (0.0969)</w:t>
            </w:r>
          </w:p>
        </w:tc>
        <w:tc>
          <w:tcPr>
            <w:tcW w:w="0" w:type="auto"/>
          </w:tcPr>
          <w:p w14:paraId="25BFB6FE" w14:textId="4952295A" w:rsidR="00A551E7" w:rsidRPr="00C8295E" w:rsidRDefault="00A551E7" w:rsidP="00A551E7">
            <w:pPr>
              <w:pStyle w:val="Compact"/>
              <w:jc w:val="both"/>
              <w:rPr>
                <w:rFonts w:ascii="Arial" w:hAnsi="Arial" w:cs="Arial"/>
              </w:rPr>
            </w:pPr>
            <w:r w:rsidRPr="00C8295E">
              <w:rPr>
                <w:rFonts w:ascii="Arial" w:hAnsi="Arial" w:cs="Arial"/>
              </w:rPr>
              <w:t>(0.4682, 0.8353)</w:t>
            </w:r>
          </w:p>
        </w:tc>
      </w:tr>
      <w:tr w:rsidR="00A551E7" w:rsidRPr="00C8295E" w14:paraId="6662943C" w14:textId="77777777" w:rsidTr="00B47B64">
        <w:trPr>
          <w:jc w:val="center"/>
        </w:trPr>
        <w:tc>
          <w:tcPr>
            <w:tcW w:w="0" w:type="auto"/>
          </w:tcPr>
          <w:p w14:paraId="001F2A02" w14:textId="77777777" w:rsidR="00A551E7" w:rsidRPr="00C8295E" w:rsidRDefault="00A551E7" w:rsidP="00A551E7">
            <w:pPr>
              <w:pStyle w:val="Compact"/>
              <w:jc w:val="both"/>
              <w:rPr>
                <w:rFonts w:ascii="Arial" w:hAnsi="Arial" w:cs="Arial"/>
              </w:rPr>
            </w:pPr>
            <w:r w:rsidRPr="00C8295E">
              <w:rPr>
                <w:rFonts w:ascii="Arial" w:hAnsi="Arial" w:cs="Arial"/>
              </w:rPr>
              <w:t>Venustiano Carranza</w:t>
            </w:r>
          </w:p>
        </w:tc>
        <w:tc>
          <w:tcPr>
            <w:tcW w:w="0" w:type="auto"/>
          </w:tcPr>
          <w:p w14:paraId="469B38C3" w14:textId="77777777" w:rsidR="00A551E7" w:rsidRPr="00C8295E" w:rsidRDefault="00000000" w:rsidP="00A551E7">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16</m:t>
                    </m:r>
                  </m:sub>
                </m:sSub>
              </m:oMath>
            </m:oMathPara>
          </w:p>
        </w:tc>
        <w:tc>
          <w:tcPr>
            <w:tcW w:w="0" w:type="auto"/>
          </w:tcPr>
          <w:p w14:paraId="4BDD66DC" w14:textId="2CF02BEF" w:rsidR="00A551E7" w:rsidRPr="00C8295E" w:rsidRDefault="00A551E7" w:rsidP="00A551E7">
            <w:pPr>
              <w:pStyle w:val="Compact"/>
              <w:jc w:val="both"/>
              <w:rPr>
                <w:rFonts w:ascii="Arial" w:hAnsi="Arial" w:cs="Arial"/>
              </w:rPr>
            </w:pPr>
            <w:r w:rsidRPr="00C8295E">
              <w:rPr>
                <w:rFonts w:ascii="Arial" w:hAnsi="Arial" w:cs="Arial"/>
              </w:rPr>
              <w:t>0.1638 (0.1132)</w:t>
            </w:r>
          </w:p>
        </w:tc>
        <w:tc>
          <w:tcPr>
            <w:tcW w:w="0" w:type="auto"/>
          </w:tcPr>
          <w:p w14:paraId="07BFDBDE" w14:textId="61BFD7AC" w:rsidR="00A551E7" w:rsidRPr="00C8295E" w:rsidRDefault="00A551E7" w:rsidP="00A551E7">
            <w:pPr>
              <w:pStyle w:val="Compact"/>
              <w:jc w:val="both"/>
              <w:rPr>
                <w:rFonts w:ascii="Arial" w:hAnsi="Arial" w:cs="Arial"/>
              </w:rPr>
            </w:pPr>
            <w:r w:rsidRPr="00C8295E">
              <w:rPr>
                <w:rFonts w:ascii="Arial" w:hAnsi="Arial" w:cs="Arial"/>
              </w:rPr>
              <w:t>(0.0281, 0.4500)</w:t>
            </w:r>
          </w:p>
        </w:tc>
      </w:tr>
      <w:tr w:rsidR="00A551E7" w:rsidRPr="00C8295E" w14:paraId="77764A67" w14:textId="77777777" w:rsidTr="00B47B64">
        <w:trPr>
          <w:jc w:val="center"/>
        </w:trPr>
        <w:tc>
          <w:tcPr>
            <w:tcW w:w="0" w:type="auto"/>
          </w:tcPr>
          <w:p w14:paraId="6EDDB1AA" w14:textId="77777777" w:rsidR="00A551E7" w:rsidRPr="00C8295E" w:rsidRDefault="00A551E7" w:rsidP="00A551E7">
            <w:pPr>
              <w:pStyle w:val="Compact"/>
              <w:jc w:val="both"/>
              <w:rPr>
                <w:rFonts w:ascii="Arial" w:hAnsi="Arial" w:cs="Arial"/>
              </w:rPr>
            </w:pPr>
          </w:p>
        </w:tc>
        <w:tc>
          <w:tcPr>
            <w:tcW w:w="0" w:type="auto"/>
          </w:tcPr>
          <w:p w14:paraId="49F5A7DD" w14:textId="77777777" w:rsidR="00A551E7" w:rsidRPr="00C8295E" w:rsidRDefault="00A551E7" w:rsidP="00A551E7">
            <w:pPr>
              <w:pStyle w:val="Compact"/>
              <w:jc w:val="both"/>
              <w:rPr>
                <w:rFonts w:ascii="Arial" w:hAnsi="Arial" w:cs="Arial"/>
              </w:rPr>
            </w:pPr>
            <m:oMathPara>
              <m:oMath>
                <m:r>
                  <w:rPr>
                    <w:rFonts w:ascii="Cambria Math" w:hAnsi="Cambria Math" w:cs="Arial"/>
                  </w:rPr>
                  <m:t>σ</m:t>
                </m:r>
              </m:oMath>
            </m:oMathPara>
          </w:p>
        </w:tc>
        <w:tc>
          <w:tcPr>
            <w:tcW w:w="0" w:type="auto"/>
          </w:tcPr>
          <w:p w14:paraId="7035B2B5" w14:textId="7E41F090" w:rsidR="00A551E7" w:rsidRPr="00C8295E" w:rsidRDefault="00A551E7" w:rsidP="00A551E7">
            <w:pPr>
              <w:pStyle w:val="Compact"/>
              <w:jc w:val="both"/>
              <w:rPr>
                <w:rFonts w:ascii="Arial" w:hAnsi="Arial" w:cs="Arial"/>
              </w:rPr>
            </w:pPr>
            <w:r w:rsidRPr="00C8295E">
              <w:rPr>
                <w:rFonts w:ascii="Arial" w:hAnsi="Arial" w:cs="Arial"/>
              </w:rPr>
              <w:t>0.6220 (0.0080)</w:t>
            </w:r>
          </w:p>
        </w:tc>
        <w:tc>
          <w:tcPr>
            <w:tcW w:w="0" w:type="auto"/>
          </w:tcPr>
          <w:p w14:paraId="5715B965" w14:textId="77505CB3" w:rsidR="00A551E7" w:rsidRPr="00C8295E" w:rsidRDefault="00A551E7" w:rsidP="00A551E7">
            <w:pPr>
              <w:pStyle w:val="Compact"/>
              <w:jc w:val="both"/>
              <w:rPr>
                <w:rFonts w:ascii="Arial" w:hAnsi="Arial" w:cs="Arial"/>
              </w:rPr>
            </w:pPr>
            <w:r w:rsidRPr="00C8295E">
              <w:rPr>
                <w:rFonts w:ascii="Arial" w:hAnsi="Arial" w:cs="Arial"/>
              </w:rPr>
              <w:t>(0.6068, 0.6376)</w:t>
            </w:r>
          </w:p>
        </w:tc>
      </w:tr>
      <w:tr w:rsidR="00A551E7" w:rsidRPr="00C8295E" w14:paraId="5FCF1554" w14:textId="77777777" w:rsidTr="00B47B64">
        <w:trPr>
          <w:jc w:val="center"/>
        </w:trPr>
        <w:tc>
          <w:tcPr>
            <w:tcW w:w="0" w:type="auto"/>
          </w:tcPr>
          <w:p w14:paraId="10115525" w14:textId="77777777" w:rsidR="00A551E7" w:rsidRPr="00C8295E" w:rsidRDefault="00A551E7" w:rsidP="00A551E7">
            <w:pPr>
              <w:pStyle w:val="Compact"/>
              <w:jc w:val="both"/>
              <w:rPr>
                <w:rFonts w:ascii="Arial" w:hAnsi="Arial" w:cs="Arial"/>
              </w:rPr>
            </w:pPr>
          </w:p>
        </w:tc>
        <w:tc>
          <w:tcPr>
            <w:tcW w:w="0" w:type="auto"/>
          </w:tcPr>
          <w:p w14:paraId="03FC2C82" w14:textId="77777777" w:rsidR="00A551E7" w:rsidRPr="00C8295E" w:rsidRDefault="00A551E7" w:rsidP="00A551E7">
            <w:pPr>
              <w:pStyle w:val="Compact"/>
              <w:jc w:val="both"/>
              <w:rPr>
                <w:rFonts w:ascii="Arial" w:hAnsi="Arial" w:cs="Arial"/>
              </w:rPr>
            </w:pPr>
            <m:oMathPara>
              <m:oMath>
                <m:r>
                  <w:rPr>
                    <w:rFonts w:ascii="Cambria Math" w:hAnsi="Cambria Math" w:cs="Arial"/>
                  </w:rPr>
                  <m:t>μ</m:t>
                </m:r>
              </m:oMath>
            </m:oMathPara>
          </w:p>
        </w:tc>
        <w:tc>
          <w:tcPr>
            <w:tcW w:w="0" w:type="auto"/>
          </w:tcPr>
          <w:p w14:paraId="7C443650" w14:textId="05C444B4" w:rsidR="00A551E7" w:rsidRPr="00C8295E" w:rsidRDefault="00A551E7" w:rsidP="00A551E7">
            <w:pPr>
              <w:pStyle w:val="Compact"/>
              <w:jc w:val="both"/>
              <w:rPr>
                <w:rFonts w:ascii="Arial" w:hAnsi="Arial" w:cs="Arial"/>
              </w:rPr>
            </w:pPr>
            <w:r w:rsidRPr="00C8295E">
              <w:rPr>
                <w:rFonts w:ascii="Arial" w:hAnsi="Arial" w:cs="Arial"/>
              </w:rPr>
              <w:t>8.5981 (0.0106)</w:t>
            </w:r>
          </w:p>
        </w:tc>
        <w:tc>
          <w:tcPr>
            <w:tcW w:w="0" w:type="auto"/>
          </w:tcPr>
          <w:p w14:paraId="5FE49904" w14:textId="03702D37" w:rsidR="00A551E7" w:rsidRPr="00C8295E" w:rsidRDefault="00A551E7" w:rsidP="00A551E7">
            <w:pPr>
              <w:pStyle w:val="Compact"/>
              <w:jc w:val="both"/>
              <w:rPr>
                <w:rFonts w:ascii="Arial" w:hAnsi="Arial" w:cs="Arial"/>
              </w:rPr>
            </w:pPr>
            <w:r w:rsidRPr="00C8295E">
              <w:rPr>
                <w:rFonts w:ascii="Arial" w:hAnsi="Arial" w:cs="Arial"/>
              </w:rPr>
              <w:t>(8.5773, 8.6186)</w:t>
            </w:r>
          </w:p>
        </w:tc>
      </w:tr>
    </w:tbl>
    <w:p w14:paraId="2672206B" w14:textId="77777777" w:rsidR="0060608D" w:rsidRPr="00C8295E" w:rsidRDefault="00000000" w:rsidP="00F37A0A">
      <w:pPr>
        <w:pStyle w:val="Ttulo2"/>
        <w:jc w:val="both"/>
        <w:rPr>
          <w:rFonts w:ascii="Arial" w:hAnsi="Arial" w:cs="Arial"/>
          <w:sz w:val="24"/>
          <w:szCs w:val="24"/>
        </w:rPr>
      </w:pPr>
      <w:bookmarkStart w:id="197" w:name="medidas-de-desigualdad"/>
      <w:bookmarkEnd w:id="193"/>
      <w:bookmarkEnd w:id="196"/>
      <w:r w:rsidRPr="00C8295E">
        <w:rPr>
          <w:rFonts w:ascii="Arial" w:hAnsi="Arial" w:cs="Arial"/>
          <w:sz w:val="24"/>
          <w:szCs w:val="24"/>
        </w:rPr>
        <w:lastRenderedPageBreak/>
        <w:t>Medidas de desigualdad</w:t>
      </w:r>
    </w:p>
    <w:p w14:paraId="035267BD" w14:textId="139A5B7E" w:rsidR="0060608D" w:rsidRPr="00C8295E" w:rsidRDefault="00000000" w:rsidP="00F37A0A">
      <w:pPr>
        <w:pStyle w:val="FirstParagraph"/>
        <w:jc w:val="both"/>
        <w:rPr>
          <w:rFonts w:ascii="Arial" w:hAnsi="Arial" w:cs="Arial"/>
        </w:rPr>
      </w:pPr>
      <w:r w:rsidRPr="00C8295E">
        <w:rPr>
          <w:rFonts w:ascii="Arial" w:hAnsi="Arial" w:cs="Arial"/>
        </w:rPr>
        <w:t xml:space="preserve">Con la muestra </w:t>
      </w:r>
      <w:r w:rsidRPr="00C8295E">
        <w:rPr>
          <w:rFonts w:ascii="Arial" w:hAnsi="Arial" w:cs="Arial"/>
          <w:u w:val="single"/>
        </w:rPr>
        <w:t>a posteriori</w:t>
      </w:r>
      <w:r w:rsidRPr="00C8295E">
        <w:rPr>
          <w:rFonts w:ascii="Arial" w:hAnsi="Arial" w:cs="Arial"/>
        </w:rPr>
        <w:t>, se genera un pronóstico de los ingresos con datos del Censo 2020, y a partir de esta, se calcula</w:t>
      </w:r>
      <w:r w:rsidR="00AF14BE">
        <w:rPr>
          <w:rFonts w:ascii="Arial" w:hAnsi="Arial" w:cs="Arial"/>
        </w:rPr>
        <w:t>ron</w:t>
      </w:r>
      <w:r w:rsidRPr="00C8295E">
        <w:rPr>
          <w:rFonts w:ascii="Arial" w:hAnsi="Arial" w:cs="Arial"/>
        </w:rPr>
        <w:t xml:space="preserve"> medidas de desigualdad como la curva de </w:t>
      </w:r>
      <w:commentRangeStart w:id="198"/>
      <w:r w:rsidRPr="00C8295E">
        <w:rPr>
          <w:rFonts w:ascii="Arial" w:hAnsi="Arial" w:cs="Arial"/>
        </w:rPr>
        <w:t>Lorenz y el índice de Gini</w:t>
      </w:r>
      <w:commentRangeEnd w:id="198"/>
      <w:r w:rsidR="00AF14BE">
        <w:rPr>
          <w:rStyle w:val="Refdecomentario"/>
        </w:rPr>
        <w:commentReference w:id="198"/>
      </w:r>
      <w:r w:rsidRPr="00C8295E">
        <w:rPr>
          <w:rFonts w:ascii="Arial" w:hAnsi="Arial" w:cs="Arial"/>
        </w:rPr>
        <w:t xml:space="preserve">. Estas dos métricas están relacionadas entre sí, ya que el índice es función del área bajo la recta de igualdad perfecta (identidad) y la curva de desigualdad. Se estiman estas medidas para los hogares </w:t>
      </w:r>
      <w:proofErr w:type="gramStart"/>
      <w:r w:rsidRPr="00C8295E">
        <w:rPr>
          <w:rFonts w:ascii="Arial" w:hAnsi="Arial" w:cs="Arial"/>
        </w:rPr>
        <w:t>de acuerdo al</w:t>
      </w:r>
      <w:proofErr w:type="gramEnd"/>
      <w:r w:rsidRPr="00C8295E">
        <w:rPr>
          <w:rFonts w:ascii="Arial" w:hAnsi="Arial" w:cs="Arial"/>
        </w:rPr>
        <w:t xml:space="preserve"> tipo de corte al que pertenecen: rural o urbano. Se encontró que el índice de Gini para el ámbito urbano es de 0.3679, mientras que para el ámbito rural es de 0.3113. Así mismo, el índice para ambos ámbitos es de 0.3684.</w:t>
      </w:r>
    </w:p>
    <w:p w14:paraId="0B62805A" w14:textId="77777777" w:rsidR="0060608D" w:rsidRPr="00C8295E" w:rsidRDefault="00000000" w:rsidP="00E345CF">
      <w:pPr>
        <w:pStyle w:val="CaptionedFigure"/>
        <w:jc w:val="center"/>
        <w:rPr>
          <w:rFonts w:ascii="Arial" w:hAnsi="Arial" w:cs="Arial"/>
        </w:rPr>
      </w:pPr>
      <w:bookmarkStart w:id="199" w:name="fig:Lorenz-CDMX"/>
      <w:r w:rsidRPr="00C8295E">
        <w:rPr>
          <w:rFonts w:ascii="Arial" w:hAnsi="Arial" w:cs="Arial"/>
          <w:noProof/>
        </w:rPr>
        <w:drawing>
          <wp:inline distT="0" distB="0" distL="0" distR="0" wp14:anchorId="30156DF5" wp14:editId="4128177C">
            <wp:extent cx="2667000" cy="2667000"/>
            <wp:effectExtent l="0" t="0" r="0" b="0"/>
            <wp:docPr id="68" name="Picture" descr="Figure 5: Curva de Lorenz para los valores del ICTPC ajustado de acuerdo al ámbito y ponderado por los factores de expansión provenientes del Censo 2020. Fuente: elaboración propia a partir de la muestra a posteriori."/>
            <wp:cNvGraphicFramePr/>
            <a:graphic xmlns:a="http://schemas.openxmlformats.org/drawingml/2006/main">
              <a:graphicData uri="http://schemas.openxmlformats.org/drawingml/2006/picture">
                <pic:pic xmlns:pic="http://schemas.openxmlformats.org/drawingml/2006/picture">
                  <pic:nvPicPr>
                    <pic:cNvPr id="69" name="Picture" descr="Figuras/Lorenz-CDMX.png"/>
                    <pic:cNvPicPr>
                      <a:picLocks noChangeAspect="1" noChangeArrowheads="1"/>
                    </pic:cNvPicPr>
                  </pic:nvPicPr>
                  <pic:blipFill>
                    <a:blip r:embed="rId22"/>
                    <a:stretch>
                      <a:fillRect/>
                    </a:stretch>
                  </pic:blipFill>
                  <pic:spPr bwMode="auto">
                    <a:xfrm>
                      <a:off x="0" y="0"/>
                      <a:ext cx="2667000" cy="2667000"/>
                    </a:xfrm>
                    <a:prstGeom prst="rect">
                      <a:avLst/>
                    </a:prstGeom>
                    <a:noFill/>
                    <a:ln w="9525">
                      <a:noFill/>
                      <a:headEnd/>
                      <a:tailEnd/>
                    </a:ln>
                  </pic:spPr>
                </pic:pic>
              </a:graphicData>
            </a:graphic>
          </wp:inline>
        </w:drawing>
      </w:r>
    </w:p>
    <w:p w14:paraId="09E2807B" w14:textId="7ED02F93" w:rsidR="00D150EB" w:rsidRDefault="00D150EB" w:rsidP="00F37A0A">
      <w:pPr>
        <w:pStyle w:val="ImageCaption"/>
        <w:jc w:val="both"/>
        <w:rPr>
          <w:ins w:id="200" w:author="Beatriz Juárez Piña" w:date="2026-02-04T01:07:00Z" w16du:dateUtc="2026-02-04T07:07:00Z"/>
          <w:rFonts w:ascii="Arial" w:hAnsi="Arial" w:cs="Arial"/>
        </w:rPr>
      </w:pPr>
    </w:p>
    <w:p w14:paraId="5CE2A322" w14:textId="1EC86BF6" w:rsidR="0060608D" w:rsidRPr="00C8295E" w:rsidRDefault="00B5353F" w:rsidP="00F37A0A">
      <w:pPr>
        <w:pStyle w:val="ImageCaption"/>
        <w:jc w:val="both"/>
        <w:rPr>
          <w:rFonts w:ascii="Arial" w:hAnsi="Arial" w:cs="Arial"/>
          <w:u w:val="single"/>
        </w:rPr>
      </w:pPr>
      <w:r w:rsidRPr="00C8295E">
        <w:rPr>
          <w:rFonts w:ascii="Arial" w:hAnsi="Arial" w:cs="Arial"/>
        </w:rPr>
        <w:t xml:space="preserve">Figura 5: Curva de Lorenz para los valores del ICTPC ajustado </w:t>
      </w:r>
      <w:proofErr w:type="gramStart"/>
      <w:r w:rsidRPr="00C8295E">
        <w:rPr>
          <w:rFonts w:ascii="Arial" w:hAnsi="Arial" w:cs="Arial"/>
        </w:rPr>
        <w:t>de acuerdo al</w:t>
      </w:r>
      <w:proofErr w:type="gramEnd"/>
      <w:r w:rsidRPr="00C8295E">
        <w:rPr>
          <w:rFonts w:ascii="Arial" w:hAnsi="Arial" w:cs="Arial"/>
        </w:rPr>
        <w:t xml:space="preserve"> ámbito y ponderado por los factores de expansión provenientes del Censo 2020. Fuente: elaboración propia a partir de la muestra </w:t>
      </w:r>
      <w:r w:rsidRPr="00C8295E">
        <w:rPr>
          <w:rFonts w:ascii="Arial" w:hAnsi="Arial" w:cs="Arial"/>
          <w:u w:val="single"/>
        </w:rPr>
        <w:t>a posteriori</w:t>
      </w:r>
      <w:r w:rsidRPr="00C8295E">
        <w:rPr>
          <w:rFonts w:ascii="Arial" w:hAnsi="Arial" w:cs="Arial"/>
        </w:rPr>
        <w:t>.</w:t>
      </w:r>
    </w:p>
    <w:p w14:paraId="7D994726" w14:textId="77777777" w:rsidR="0060608D" w:rsidRPr="00C8295E" w:rsidRDefault="00000000" w:rsidP="00F37A0A">
      <w:pPr>
        <w:pStyle w:val="Ttulo2"/>
        <w:jc w:val="both"/>
        <w:rPr>
          <w:rFonts w:ascii="Arial" w:hAnsi="Arial" w:cs="Arial"/>
          <w:sz w:val="24"/>
          <w:szCs w:val="24"/>
        </w:rPr>
      </w:pPr>
      <w:bookmarkStart w:id="201" w:name="X1b5a0d8491f4dc3906ed564dffb3749093aec76"/>
      <w:bookmarkEnd w:id="197"/>
      <w:bookmarkEnd w:id="199"/>
      <w:r w:rsidRPr="00C8295E">
        <w:rPr>
          <w:rFonts w:ascii="Arial" w:hAnsi="Arial" w:cs="Arial"/>
          <w:sz w:val="24"/>
          <w:szCs w:val="24"/>
        </w:rPr>
        <w:t>Población con ingresos por debajo de las líneas de pobreza</w:t>
      </w:r>
    </w:p>
    <w:p w14:paraId="7C4B7EBA" w14:textId="77777777" w:rsidR="0060608D" w:rsidRPr="00C8295E" w:rsidRDefault="00000000" w:rsidP="00F37A0A">
      <w:pPr>
        <w:pStyle w:val="FirstParagraph"/>
        <w:jc w:val="both"/>
        <w:rPr>
          <w:rFonts w:ascii="Arial" w:hAnsi="Arial" w:cs="Arial"/>
        </w:rPr>
      </w:pPr>
      <w:r w:rsidRPr="00C8295E">
        <w:rPr>
          <w:rFonts w:ascii="Arial" w:hAnsi="Arial" w:cs="Arial"/>
        </w:rPr>
        <w:t xml:space="preserve">En el Cuadro </w:t>
      </w:r>
      <w:hyperlink w:anchor="tab:porcentajes">
        <w:r w:rsidR="0060608D" w:rsidRPr="00C8295E">
          <w:rPr>
            <w:rStyle w:val="Hipervnculo"/>
            <w:rFonts w:ascii="Arial" w:hAnsi="Arial" w:cs="Arial"/>
          </w:rPr>
          <w:t>6</w:t>
        </w:r>
      </w:hyperlink>
      <w:r w:rsidRPr="00C8295E">
        <w:rPr>
          <w:rFonts w:ascii="Arial" w:hAnsi="Arial" w:cs="Arial"/>
        </w:rPr>
        <w:t xml:space="preserve"> se reportan los porcentajes de la población con ingresos por debajo de las líneas de pobreza, agrupados por alcaldía. Los porcentajes estatales estimados son de 24.38% y 3.73%, mientras que los porcentajes estatales oficiales registrados en la MMP 2024 de la Ciudad de México son de 24.5% y 4.5%.</w:t>
      </w:r>
    </w:p>
    <w:p w14:paraId="7749A492" w14:textId="32184E05" w:rsidR="0060608D" w:rsidRPr="00C8295E" w:rsidRDefault="003A20FE" w:rsidP="00F37A0A">
      <w:pPr>
        <w:pStyle w:val="TableCaption"/>
        <w:jc w:val="both"/>
        <w:rPr>
          <w:rFonts w:ascii="Arial" w:hAnsi="Arial" w:cs="Arial"/>
        </w:rPr>
      </w:pPr>
      <w:bookmarkStart w:id="202" w:name="tab:porcentajes"/>
      <w:commentRangeStart w:id="203"/>
      <w:r w:rsidRPr="00C8295E">
        <w:rPr>
          <w:rFonts w:ascii="Arial" w:hAnsi="Arial" w:cs="Arial"/>
        </w:rPr>
        <w:t xml:space="preserve">Cuadro </w:t>
      </w:r>
      <w:r w:rsidR="00C6637E">
        <w:rPr>
          <w:rFonts w:ascii="Arial" w:hAnsi="Arial" w:cs="Arial"/>
        </w:rPr>
        <w:t>6</w:t>
      </w:r>
      <w:r w:rsidRPr="00C8295E">
        <w:rPr>
          <w:rFonts w:ascii="Arial" w:hAnsi="Arial" w:cs="Arial"/>
        </w:rPr>
        <w:t xml:space="preserve">. </w:t>
      </w:r>
      <w:commentRangeEnd w:id="203"/>
      <w:r w:rsidR="00AF14BE">
        <w:rPr>
          <w:rStyle w:val="Refdecomentario"/>
          <w:i w:val="0"/>
        </w:rPr>
        <w:commentReference w:id="203"/>
      </w:r>
      <w:r w:rsidRPr="00C8295E">
        <w:rPr>
          <w:rFonts w:ascii="Arial" w:hAnsi="Arial" w:cs="Arial"/>
        </w:rPr>
        <w:t xml:space="preserve">Elaboración propia basada en la muestra </w:t>
      </w:r>
      <w:r w:rsidRPr="00C8295E">
        <w:rPr>
          <w:rFonts w:ascii="Arial" w:hAnsi="Arial" w:cs="Arial"/>
          <w:u w:val="single"/>
        </w:rPr>
        <w:t>a posteriori</w:t>
      </w:r>
      <w:r w:rsidRPr="00C8295E">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2911"/>
        <w:gridCol w:w="3071"/>
      </w:tblGrid>
      <w:tr w:rsidR="0060608D" w:rsidRPr="00C8295E" w14:paraId="586C9389" w14:textId="77777777" w:rsidTr="00E345C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F3B70BE" w14:textId="7B276C22" w:rsidR="0060608D" w:rsidRPr="00C8295E" w:rsidRDefault="0076415D" w:rsidP="00F37A0A">
            <w:pPr>
              <w:pStyle w:val="Compact"/>
              <w:jc w:val="both"/>
              <w:rPr>
                <w:rFonts w:ascii="Arial" w:hAnsi="Arial" w:cs="Arial"/>
              </w:rPr>
            </w:pPr>
            <w:r w:rsidRPr="00C8295E">
              <w:rPr>
                <w:rFonts w:ascii="Arial" w:hAnsi="Arial" w:cs="Arial"/>
              </w:rPr>
              <w:t>Alcaldía</w:t>
            </w:r>
          </w:p>
        </w:tc>
        <w:tc>
          <w:tcPr>
            <w:tcW w:w="0" w:type="auto"/>
            <w:tcBorders>
              <w:bottom w:val="none" w:sz="0" w:space="0" w:color="auto"/>
            </w:tcBorders>
          </w:tcPr>
          <w:p w14:paraId="06612509" w14:textId="77777777" w:rsidR="0060608D" w:rsidRPr="00C8295E" w:rsidRDefault="00000000" w:rsidP="00F37A0A">
            <w:pPr>
              <w:pStyle w:val="Compact"/>
              <w:jc w:val="both"/>
              <w:rPr>
                <w:rFonts w:ascii="Arial" w:hAnsi="Arial" w:cs="Arial"/>
              </w:rPr>
            </w:pPr>
            <w:r w:rsidRPr="00C8295E">
              <w:rPr>
                <w:rFonts w:ascii="Arial" w:hAnsi="Arial" w:cs="Arial"/>
              </w:rPr>
              <w:t>Población bajo la LPI (%)</w:t>
            </w:r>
          </w:p>
        </w:tc>
        <w:tc>
          <w:tcPr>
            <w:tcW w:w="0" w:type="auto"/>
            <w:tcBorders>
              <w:bottom w:val="none" w:sz="0" w:space="0" w:color="auto"/>
            </w:tcBorders>
          </w:tcPr>
          <w:p w14:paraId="57D66EFC" w14:textId="77777777" w:rsidR="0060608D" w:rsidRPr="00C8295E" w:rsidRDefault="00000000" w:rsidP="00F37A0A">
            <w:pPr>
              <w:pStyle w:val="Compact"/>
              <w:jc w:val="both"/>
              <w:rPr>
                <w:rFonts w:ascii="Arial" w:hAnsi="Arial" w:cs="Arial"/>
              </w:rPr>
            </w:pPr>
            <w:r w:rsidRPr="00C8295E">
              <w:rPr>
                <w:rFonts w:ascii="Arial" w:hAnsi="Arial" w:cs="Arial"/>
              </w:rPr>
              <w:t>Población bajo la LPEI (%)</w:t>
            </w:r>
          </w:p>
        </w:tc>
      </w:tr>
      <w:tr w:rsidR="0088097B" w:rsidRPr="00C8295E" w14:paraId="73672642" w14:textId="77777777" w:rsidTr="00E345CF">
        <w:trPr>
          <w:jc w:val="center"/>
        </w:trPr>
        <w:tc>
          <w:tcPr>
            <w:tcW w:w="0" w:type="auto"/>
          </w:tcPr>
          <w:p w14:paraId="5864CE60" w14:textId="77777777" w:rsidR="0088097B" w:rsidRPr="00C8295E" w:rsidRDefault="0088097B" w:rsidP="0088097B">
            <w:pPr>
              <w:pStyle w:val="Compact"/>
              <w:jc w:val="both"/>
              <w:rPr>
                <w:rFonts w:ascii="Arial" w:hAnsi="Arial" w:cs="Arial"/>
              </w:rPr>
            </w:pPr>
            <w:r w:rsidRPr="00C8295E">
              <w:rPr>
                <w:rFonts w:ascii="Arial" w:hAnsi="Arial" w:cs="Arial"/>
              </w:rPr>
              <w:t>Azcapotzalco</w:t>
            </w:r>
          </w:p>
        </w:tc>
        <w:tc>
          <w:tcPr>
            <w:tcW w:w="0" w:type="auto"/>
          </w:tcPr>
          <w:p w14:paraId="2E4E3063" w14:textId="022F8CD5" w:rsidR="0088097B" w:rsidRPr="00C8295E" w:rsidRDefault="0088097B" w:rsidP="0088097B">
            <w:pPr>
              <w:pStyle w:val="Compact"/>
              <w:jc w:val="both"/>
              <w:rPr>
                <w:rFonts w:ascii="Arial" w:hAnsi="Arial" w:cs="Arial"/>
              </w:rPr>
            </w:pPr>
            <w:r w:rsidRPr="00C8295E">
              <w:rPr>
                <w:rFonts w:ascii="Arial" w:hAnsi="Arial" w:cs="Arial"/>
              </w:rPr>
              <w:t>12.322</w:t>
            </w:r>
          </w:p>
        </w:tc>
        <w:tc>
          <w:tcPr>
            <w:tcW w:w="0" w:type="auto"/>
          </w:tcPr>
          <w:p w14:paraId="08A314F1" w14:textId="600C2F48" w:rsidR="0088097B" w:rsidRPr="00C8295E" w:rsidRDefault="0088097B" w:rsidP="0088097B">
            <w:pPr>
              <w:pStyle w:val="Compact"/>
              <w:jc w:val="both"/>
              <w:rPr>
                <w:rFonts w:ascii="Arial" w:hAnsi="Arial" w:cs="Arial"/>
              </w:rPr>
            </w:pPr>
            <w:r w:rsidRPr="00C8295E">
              <w:rPr>
                <w:rFonts w:ascii="Arial" w:hAnsi="Arial" w:cs="Arial"/>
              </w:rPr>
              <w:t>0.738</w:t>
            </w:r>
          </w:p>
        </w:tc>
      </w:tr>
      <w:tr w:rsidR="0088097B" w:rsidRPr="00C8295E" w14:paraId="11D3C96F" w14:textId="77777777" w:rsidTr="00E345CF">
        <w:trPr>
          <w:jc w:val="center"/>
        </w:trPr>
        <w:tc>
          <w:tcPr>
            <w:tcW w:w="0" w:type="auto"/>
          </w:tcPr>
          <w:p w14:paraId="5733A178" w14:textId="77777777" w:rsidR="0088097B" w:rsidRPr="00C8295E" w:rsidRDefault="0088097B" w:rsidP="0088097B">
            <w:pPr>
              <w:pStyle w:val="Compact"/>
              <w:jc w:val="both"/>
              <w:rPr>
                <w:rFonts w:ascii="Arial" w:hAnsi="Arial" w:cs="Arial"/>
              </w:rPr>
            </w:pPr>
            <w:r w:rsidRPr="00C8295E">
              <w:rPr>
                <w:rFonts w:ascii="Arial" w:hAnsi="Arial" w:cs="Arial"/>
              </w:rPr>
              <w:t>Coyoacán</w:t>
            </w:r>
          </w:p>
        </w:tc>
        <w:tc>
          <w:tcPr>
            <w:tcW w:w="0" w:type="auto"/>
          </w:tcPr>
          <w:p w14:paraId="72C65D38" w14:textId="71F97B5F" w:rsidR="0088097B" w:rsidRPr="00C8295E" w:rsidRDefault="0088097B" w:rsidP="0088097B">
            <w:pPr>
              <w:pStyle w:val="Compact"/>
              <w:jc w:val="both"/>
              <w:rPr>
                <w:rFonts w:ascii="Arial" w:hAnsi="Arial" w:cs="Arial"/>
              </w:rPr>
            </w:pPr>
            <w:r w:rsidRPr="00C8295E">
              <w:rPr>
                <w:rFonts w:ascii="Arial" w:hAnsi="Arial" w:cs="Arial"/>
              </w:rPr>
              <w:t>13.375</w:t>
            </w:r>
          </w:p>
        </w:tc>
        <w:tc>
          <w:tcPr>
            <w:tcW w:w="0" w:type="auto"/>
          </w:tcPr>
          <w:p w14:paraId="3EF32B60" w14:textId="6CC309F9" w:rsidR="0088097B" w:rsidRPr="00C8295E" w:rsidRDefault="0088097B" w:rsidP="0088097B">
            <w:pPr>
              <w:pStyle w:val="Compact"/>
              <w:jc w:val="both"/>
              <w:rPr>
                <w:rFonts w:ascii="Arial" w:hAnsi="Arial" w:cs="Arial"/>
              </w:rPr>
            </w:pPr>
            <w:r w:rsidRPr="00C8295E">
              <w:rPr>
                <w:rFonts w:ascii="Arial" w:hAnsi="Arial" w:cs="Arial"/>
              </w:rPr>
              <w:t>2.641</w:t>
            </w:r>
          </w:p>
        </w:tc>
      </w:tr>
      <w:tr w:rsidR="0088097B" w:rsidRPr="00C8295E" w14:paraId="14C40A11" w14:textId="77777777" w:rsidTr="00E345CF">
        <w:trPr>
          <w:jc w:val="center"/>
        </w:trPr>
        <w:tc>
          <w:tcPr>
            <w:tcW w:w="0" w:type="auto"/>
          </w:tcPr>
          <w:p w14:paraId="04E36CB6" w14:textId="77777777" w:rsidR="0088097B" w:rsidRPr="00C8295E" w:rsidRDefault="0088097B" w:rsidP="0088097B">
            <w:pPr>
              <w:pStyle w:val="Compact"/>
              <w:jc w:val="both"/>
              <w:rPr>
                <w:rFonts w:ascii="Arial" w:hAnsi="Arial" w:cs="Arial"/>
              </w:rPr>
            </w:pPr>
            <w:r w:rsidRPr="00C8295E">
              <w:rPr>
                <w:rFonts w:ascii="Arial" w:hAnsi="Arial" w:cs="Arial"/>
              </w:rPr>
              <w:t>Cuajimalpa de Morelos</w:t>
            </w:r>
          </w:p>
        </w:tc>
        <w:tc>
          <w:tcPr>
            <w:tcW w:w="0" w:type="auto"/>
          </w:tcPr>
          <w:p w14:paraId="23CE3D3D" w14:textId="0A45D1E9" w:rsidR="0088097B" w:rsidRPr="00C8295E" w:rsidRDefault="0088097B" w:rsidP="0088097B">
            <w:pPr>
              <w:pStyle w:val="Compact"/>
              <w:jc w:val="both"/>
              <w:rPr>
                <w:rFonts w:ascii="Arial" w:hAnsi="Arial" w:cs="Arial"/>
              </w:rPr>
            </w:pPr>
            <w:r w:rsidRPr="00C8295E">
              <w:rPr>
                <w:rFonts w:ascii="Arial" w:hAnsi="Arial" w:cs="Arial"/>
              </w:rPr>
              <w:t>16.972</w:t>
            </w:r>
          </w:p>
        </w:tc>
        <w:tc>
          <w:tcPr>
            <w:tcW w:w="0" w:type="auto"/>
          </w:tcPr>
          <w:p w14:paraId="3A100CB3" w14:textId="1A42FB2A" w:rsidR="0088097B" w:rsidRPr="00C8295E" w:rsidRDefault="0088097B" w:rsidP="0088097B">
            <w:pPr>
              <w:pStyle w:val="Compact"/>
              <w:jc w:val="both"/>
              <w:rPr>
                <w:rFonts w:ascii="Arial" w:hAnsi="Arial" w:cs="Arial"/>
              </w:rPr>
            </w:pPr>
            <w:r w:rsidRPr="00C8295E">
              <w:rPr>
                <w:rFonts w:ascii="Arial" w:hAnsi="Arial" w:cs="Arial"/>
              </w:rPr>
              <w:t>2.137</w:t>
            </w:r>
          </w:p>
        </w:tc>
      </w:tr>
      <w:tr w:rsidR="0088097B" w:rsidRPr="00C8295E" w14:paraId="38BE53D8" w14:textId="77777777" w:rsidTr="00E345CF">
        <w:trPr>
          <w:jc w:val="center"/>
        </w:trPr>
        <w:tc>
          <w:tcPr>
            <w:tcW w:w="0" w:type="auto"/>
          </w:tcPr>
          <w:p w14:paraId="3FC2FC40" w14:textId="77777777" w:rsidR="0088097B" w:rsidRPr="00C8295E" w:rsidRDefault="0088097B" w:rsidP="0088097B">
            <w:pPr>
              <w:pStyle w:val="Compact"/>
              <w:jc w:val="both"/>
              <w:rPr>
                <w:rFonts w:ascii="Arial" w:hAnsi="Arial" w:cs="Arial"/>
              </w:rPr>
            </w:pPr>
            <w:r w:rsidRPr="00C8295E">
              <w:rPr>
                <w:rFonts w:ascii="Arial" w:hAnsi="Arial" w:cs="Arial"/>
              </w:rPr>
              <w:t>Gustavo A. Madero</w:t>
            </w:r>
          </w:p>
        </w:tc>
        <w:tc>
          <w:tcPr>
            <w:tcW w:w="0" w:type="auto"/>
          </w:tcPr>
          <w:p w14:paraId="3654076E" w14:textId="1DFC052E" w:rsidR="0088097B" w:rsidRPr="00C8295E" w:rsidRDefault="0088097B" w:rsidP="0088097B">
            <w:pPr>
              <w:pStyle w:val="Compact"/>
              <w:jc w:val="both"/>
              <w:rPr>
                <w:rFonts w:ascii="Arial" w:hAnsi="Arial" w:cs="Arial"/>
              </w:rPr>
            </w:pPr>
            <w:r w:rsidRPr="00C8295E">
              <w:rPr>
                <w:rFonts w:ascii="Arial" w:hAnsi="Arial" w:cs="Arial"/>
              </w:rPr>
              <w:t>25.503</w:t>
            </w:r>
          </w:p>
        </w:tc>
        <w:tc>
          <w:tcPr>
            <w:tcW w:w="0" w:type="auto"/>
          </w:tcPr>
          <w:p w14:paraId="50ADDB2E" w14:textId="32F39E57" w:rsidR="0088097B" w:rsidRPr="00C8295E" w:rsidRDefault="0088097B" w:rsidP="0088097B">
            <w:pPr>
              <w:pStyle w:val="Compact"/>
              <w:jc w:val="both"/>
              <w:rPr>
                <w:rFonts w:ascii="Arial" w:hAnsi="Arial" w:cs="Arial"/>
              </w:rPr>
            </w:pPr>
            <w:r w:rsidRPr="00C8295E">
              <w:rPr>
                <w:rFonts w:ascii="Arial" w:hAnsi="Arial" w:cs="Arial"/>
              </w:rPr>
              <w:t>3.353</w:t>
            </w:r>
          </w:p>
        </w:tc>
      </w:tr>
      <w:tr w:rsidR="0088097B" w:rsidRPr="00C8295E" w14:paraId="61CEE4AD" w14:textId="77777777" w:rsidTr="00E345CF">
        <w:trPr>
          <w:jc w:val="center"/>
        </w:trPr>
        <w:tc>
          <w:tcPr>
            <w:tcW w:w="0" w:type="auto"/>
          </w:tcPr>
          <w:p w14:paraId="78A36107" w14:textId="77777777" w:rsidR="0088097B" w:rsidRPr="00C8295E" w:rsidRDefault="0088097B" w:rsidP="0088097B">
            <w:pPr>
              <w:pStyle w:val="Compact"/>
              <w:jc w:val="both"/>
              <w:rPr>
                <w:rFonts w:ascii="Arial" w:hAnsi="Arial" w:cs="Arial"/>
              </w:rPr>
            </w:pPr>
            <w:r w:rsidRPr="00C8295E">
              <w:rPr>
                <w:rFonts w:ascii="Arial" w:hAnsi="Arial" w:cs="Arial"/>
              </w:rPr>
              <w:t>Iztacalco</w:t>
            </w:r>
          </w:p>
        </w:tc>
        <w:tc>
          <w:tcPr>
            <w:tcW w:w="0" w:type="auto"/>
          </w:tcPr>
          <w:p w14:paraId="2ECE4866" w14:textId="0610FB09" w:rsidR="0088097B" w:rsidRPr="00C8295E" w:rsidRDefault="0088097B" w:rsidP="0088097B">
            <w:pPr>
              <w:pStyle w:val="Compact"/>
              <w:jc w:val="both"/>
              <w:rPr>
                <w:rFonts w:ascii="Arial" w:hAnsi="Arial" w:cs="Arial"/>
              </w:rPr>
            </w:pPr>
            <w:r w:rsidRPr="00C8295E">
              <w:rPr>
                <w:rFonts w:ascii="Arial" w:hAnsi="Arial" w:cs="Arial"/>
              </w:rPr>
              <w:t>16.963</w:t>
            </w:r>
          </w:p>
        </w:tc>
        <w:tc>
          <w:tcPr>
            <w:tcW w:w="0" w:type="auto"/>
          </w:tcPr>
          <w:p w14:paraId="3ABC3876" w14:textId="1696013A" w:rsidR="0088097B" w:rsidRPr="00C8295E" w:rsidRDefault="0088097B" w:rsidP="0088097B">
            <w:pPr>
              <w:pStyle w:val="Compact"/>
              <w:jc w:val="both"/>
              <w:rPr>
                <w:rFonts w:ascii="Arial" w:hAnsi="Arial" w:cs="Arial"/>
              </w:rPr>
            </w:pPr>
            <w:r w:rsidRPr="00C8295E">
              <w:rPr>
                <w:rFonts w:ascii="Arial" w:hAnsi="Arial" w:cs="Arial"/>
              </w:rPr>
              <w:t>2.301</w:t>
            </w:r>
          </w:p>
        </w:tc>
      </w:tr>
      <w:tr w:rsidR="0088097B" w:rsidRPr="00C8295E" w14:paraId="7F0F2C05" w14:textId="77777777" w:rsidTr="00E345CF">
        <w:trPr>
          <w:jc w:val="center"/>
        </w:trPr>
        <w:tc>
          <w:tcPr>
            <w:tcW w:w="0" w:type="auto"/>
          </w:tcPr>
          <w:p w14:paraId="5927AA92" w14:textId="77777777" w:rsidR="0088097B" w:rsidRPr="00C8295E" w:rsidRDefault="0088097B" w:rsidP="0088097B">
            <w:pPr>
              <w:pStyle w:val="Compact"/>
              <w:jc w:val="both"/>
              <w:rPr>
                <w:rFonts w:ascii="Arial" w:hAnsi="Arial" w:cs="Arial"/>
              </w:rPr>
            </w:pPr>
            <w:r w:rsidRPr="00C8295E">
              <w:rPr>
                <w:rFonts w:ascii="Arial" w:hAnsi="Arial" w:cs="Arial"/>
              </w:rPr>
              <w:t>Iztapalapa</w:t>
            </w:r>
          </w:p>
        </w:tc>
        <w:tc>
          <w:tcPr>
            <w:tcW w:w="0" w:type="auto"/>
          </w:tcPr>
          <w:p w14:paraId="61C78831" w14:textId="5800CC81" w:rsidR="0088097B" w:rsidRPr="00C8295E" w:rsidRDefault="0088097B" w:rsidP="0088097B">
            <w:pPr>
              <w:pStyle w:val="Compact"/>
              <w:jc w:val="both"/>
              <w:rPr>
                <w:rFonts w:ascii="Arial" w:hAnsi="Arial" w:cs="Arial"/>
              </w:rPr>
            </w:pPr>
            <w:r w:rsidRPr="00C8295E">
              <w:rPr>
                <w:rFonts w:ascii="Arial" w:hAnsi="Arial" w:cs="Arial"/>
              </w:rPr>
              <w:t>37.280</w:t>
            </w:r>
          </w:p>
        </w:tc>
        <w:tc>
          <w:tcPr>
            <w:tcW w:w="0" w:type="auto"/>
          </w:tcPr>
          <w:p w14:paraId="3EC0A1E2" w14:textId="228C2EAC" w:rsidR="0088097B" w:rsidRPr="00C8295E" w:rsidRDefault="0088097B" w:rsidP="0088097B">
            <w:pPr>
              <w:pStyle w:val="Compact"/>
              <w:jc w:val="both"/>
              <w:rPr>
                <w:rFonts w:ascii="Arial" w:hAnsi="Arial" w:cs="Arial"/>
              </w:rPr>
            </w:pPr>
            <w:r w:rsidRPr="00C8295E">
              <w:rPr>
                <w:rFonts w:ascii="Arial" w:hAnsi="Arial" w:cs="Arial"/>
              </w:rPr>
              <w:t>6.879</w:t>
            </w:r>
          </w:p>
        </w:tc>
      </w:tr>
      <w:tr w:rsidR="0088097B" w:rsidRPr="00C8295E" w14:paraId="022DCB70" w14:textId="77777777" w:rsidTr="00E345CF">
        <w:trPr>
          <w:jc w:val="center"/>
        </w:trPr>
        <w:tc>
          <w:tcPr>
            <w:tcW w:w="0" w:type="auto"/>
          </w:tcPr>
          <w:p w14:paraId="0418C29E" w14:textId="77777777" w:rsidR="0088097B" w:rsidRPr="00C8295E" w:rsidRDefault="0088097B" w:rsidP="0088097B">
            <w:pPr>
              <w:pStyle w:val="Compact"/>
              <w:jc w:val="both"/>
              <w:rPr>
                <w:rFonts w:ascii="Arial" w:hAnsi="Arial" w:cs="Arial"/>
              </w:rPr>
            </w:pPr>
            <w:r w:rsidRPr="00C8295E">
              <w:rPr>
                <w:rFonts w:ascii="Arial" w:hAnsi="Arial" w:cs="Arial"/>
              </w:rPr>
              <w:lastRenderedPageBreak/>
              <w:t>La Magdalena Contreras</w:t>
            </w:r>
          </w:p>
        </w:tc>
        <w:tc>
          <w:tcPr>
            <w:tcW w:w="0" w:type="auto"/>
          </w:tcPr>
          <w:p w14:paraId="44EED22F" w14:textId="226EF0C5" w:rsidR="0088097B" w:rsidRPr="00C8295E" w:rsidRDefault="0088097B" w:rsidP="0088097B">
            <w:pPr>
              <w:pStyle w:val="Compact"/>
              <w:jc w:val="both"/>
              <w:rPr>
                <w:rFonts w:ascii="Arial" w:hAnsi="Arial" w:cs="Arial"/>
              </w:rPr>
            </w:pPr>
            <w:r w:rsidRPr="00C8295E">
              <w:rPr>
                <w:rFonts w:ascii="Arial" w:hAnsi="Arial" w:cs="Arial"/>
              </w:rPr>
              <w:t>30.223</w:t>
            </w:r>
          </w:p>
        </w:tc>
        <w:tc>
          <w:tcPr>
            <w:tcW w:w="0" w:type="auto"/>
          </w:tcPr>
          <w:p w14:paraId="1902240D" w14:textId="3E819888" w:rsidR="0088097B" w:rsidRPr="00C8295E" w:rsidRDefault="0088097B" w:rsidP="0088097B">
            <w:pPr>
              <w:pStyle w:val="Compact"/>
              <w:jc w:val="both"/>
              <w:rPr>
                <w:rFonts w:ascii="Arial" w:hAnsi="Arial" w:cs="Arial"/>
              </w:rPr>
            </w:pPr>
            <w:r w:rsidRPr="00C8295E">
              <w:rPr>
                <w:rFonts w:ascii="Arial" w:hAnsi="Arial" w:cs="Arial"/>
              </w:rPr>
              <w:t>4.276</w:t>
            </w:r>
          </w:p>
        </w:tc>
      </w:tr>
      <w:tr w:rsidR="0088097B" w:rsidRPr="00C8295E" w14:paraId="6D67CE80" w14:textId="77777777" w:rsidTr="00E345CF">
        <w:trPr>
          <w:jc w:val="center"/>
        </w:trPr>
        <w:tc>
          <w:tcPr>
            <w:tcW w:w="0" w:type="auto"/>
          </w:tcPr>
          <w:p w14:paraId="31E22A75" w14:textId="77777777" w:rsidR="0088097B" w:rsidRPr="00C8295E" w:rsidRDefault="0088097B" w:rsidP="0088097B">
            <w:pPr>
              <w:pStyle w:val="Compact"/>
              <w:jc w:val="both"/>
              <w:rPr>
                <w:rFonts w:ascii="Arial" w:hAnsi="Arial" w:cs="Arial"/>
              </w:rPr>
            </w:pPr>
            <w:r w:rsidRPr="00C8295E">
              <w:rPr>
                <w:rFonts w:ascii="Arial" w:hAnsi="Arial" w:cs="Arial"/>
              </w:rPr>
              <w:t>Milpa Alta</w:t>
            </w:r>
          </w:p>
        </w:tc>
        <w:tc>
          <w:tcPr>
            <w:tcW w:w="0" w:type="auto"/>
          </w:tcPr>
          <w:p w14:paraId="4C8388C5" w14:textId="0B4DE74F" w:rsidR="0088097B" w:rsidRPr="00C8295E" w:rsidRDefault="0088097B" w:rsidP="0088097B">
            <w:pPr>
              <w:pStyle w:val="Compact"/>
              <w:jc w:val="both"/>
              <w:rPr>
                <w:rFonts w:ascii="Arial" w:hAnsi="Arial" w:cs="Arial"/>
              </w:rPr>
            </w:pPr>
            <w:r w:rsidRPr="00C8295E">
              <w:rPr>
                <w:rFonts w:ascii="Arial" w:hAnsi="Arial" w:cs="Arial"/>
              </w:rPr>
              <w:t>53.221</w:t>
            </w:r>
          </w:p>
        </w:tc>
        <w:tc>
          <w:tcPr>
            <w:tcW w:w="0" w:type="auto"/>
          </w:tcPr>
          <w:p w14:paraId="6D22DC3C" w14:textId="526EA532" w:rsidR="0088097B" w:rsidRPr="00C8295E" w:rsidRDefault="0088097B" w:rsidP="0088097B">
            <w:pPr>
              <w:pStyle w:val="Compact"/>
              <w:jc w:val="both"/>
              <w:rPr>
                <w:rFonts w:ascii="Arial" w:hAnsi="Arial" w:cs="Arial"/>
              </w:rPr>
            </w:pPr>
            <w:r w:rsidRPr="00C8295E">
              <w:rPr>
                <w:rFonts w:ascii="Arial" w:hAnsi="Arial" w:cs="Arial"/>
              </w:rPr>
              <w:t>9.216</w:t>
            </w:r>
          </w:p>
        </w:tc>
      </w:tr>
      <w:tr w:rsidR="0088097B" w:rsidRPr="00C8295E" w14:paraId="6F020250" w14:textId="77777777" w:rsidTr="00E345CF">
        <w:trPr>
          <w:jc w:val="center"/>
        </w:trPr>
        <w:tc>
          <w:tcPr>
            <w:tcW w:w="0" w:type="auto"/>
          </w:tcPr>
          <w:p w14:paraId="4269E322" w14:textId="77777777" w:rsidR="0088097B" w:rsidRPr="00C8295E" w:rsidRDefault="0088097B" w:rsidP="0088097B">
            <w:pPr>
              <w:pStyle w:val="Compact"/>
              <w:jc w:val="both"/>
              <w:rPr>
                <w:rFonts w:ascii="Arial" w:hAnsi="Arial" w:cs="Arial"/>
              </w:rPr>
            </w:pPr>
            <w:r w:rsidRPr="00C8295E">
              <w:rPr>
                <w:rFonts w:ascii="Arial" w:hAnsi="Arial" w:cs="Arial"/>
              </w:rPr>
              <w:t>Álvaro Obregón</w:t>
            </w:r>
          </w:p>
        </w:tc>
        <w:tc>
          <w:tcPr>
            <w:tcW w:w="0" w:type="auto"/>
          </w:tcPr>
          <w:p w14:paraId="733B7913" w14:textId="78BBCDD8" w:rsidR="0088097B" w:rsidRPr="00C8295E" w:rsidRDefault="0088097B" w:rsidP="0088097B">
            <w:pPr>
              <w:pStyle w:val="Compact"/>
              <w:jc w:val="both"/>
              <w:rPr>
                <w:rFonts w:ascii="Arial" w:hAnsi="Arial" w:cs="Arial"/>
              </w:rPr>
            </w:pPr>
            <w:r w:rsidRPr="00C8295E">
              <w:rPr>
                <w:rFonts w:ascii="Arial" w:hAnsi="Arial" w:cs="Arial"/>
              </w:rPr>
              <w:t>22.738</w:t>
            </w:r>
          </w:p>
        </w:tc>
        <w:tc>
          <w:tcPr>
            <w:tcW w:w="0" w:type="auto"/>
          </w:tcPr>
          <w:p w14:paraId="4BA0B30E" w14:textId="1B1DB656" w:rsidR="0088097B" w:rsidRPr="00C8295E" w:rsidRDefault="0088097B" w:rsidP="0088097B">
            <w:pPr>
              <w:pStyle w:val="Compact"/>
              <w:jc w:val="both"/>
              <w:rPr>
                <w:rFonts w:ascii="Arial" w:hAnsi="Arial" w:cs="Arial"/>
              </w:rPr>
            </w:pPr>
            <w:r w:rsidRPr="00C8295E">
              <w:rPr>
                <w:rFonts w:ascii="Arial" w:hAnsi="Arial" w:cs="Arial"/>
              </w:rPr>
              <w:t>2.733</w:t>
            </w:r>
          </w:p>
        </w:tc>
      </w:tr>
      <w:tr w:rsidR="0088097B" w:rsidRPr="00C8295E" w14:paraId="3B8AC14C" w14:textId="77777777" w:rsidTr="00E345CF">
        <w:trPr>
          <w:jc w:val="center"/>
        </w:trPr>
        <w:tc>
          <w:tcPr>
            <w:tcW w:w="0" w:type="auto"/>
          </w:tcPr>
          <w:p w14:paraId="3B1FBC49" w14:textId="77777777" w:rsidR="0088097B" w:rsidRPr="00C8295E" w:rsidRDefault="0088097B" w:rsidP="0088097B">
            <w:pPr>
              <w:pStyle w:val="Compact"/>
              <w:jc w:val="both"/>
              <w:rPr>
                <w:rFonts w:ascii="Arial" w:hAnsi="Arial" w:cs="Arial"/>
              </w:rPr>
            </w:pPr>
            <w:r w:rsidRPr="00C8295E">
              <w:rPr>
                <w:rFonts w:ascii="Arial" w:hAnsi="Arial" w:cs="Arial"/>
              </w:rPr>
              <w:t>Tláhuac</w:t>
            </w:r>
          </w:p>
        </w:tc>
        <w:tc>
          <w:tcPr>
            <w:tcW w:w="0" w:type="auto"/>
          </w:tcPr>
          <w:p w14:paraId="4B8714DC" w14:textId="47B6B6FC" w:rsidR="0088097B" w:rsidRPr="00C8295E" w:rsidRDefault="0088097B" w:rsidP="0088097B">
            <w:pPr>
              <w:pStyle w:val="Compact"/>
              <w:jc w:val="both"/>
              <w:rPr>
                <w:rFonts w:ascii="Arial" w:hAnsi="Arial" w:cs="Arial"/>
              </w:rPr>
            </w:pPr>
            <w:r w:rsidRPr="00C8295E">
              <w:rPr>
                <w:rFonts w:ascii="Arial" w:hAnsi="Arial" w:cs="Arial"/>
              </w:rPr>
              <w:t>44.458</w:t>
            </w:r>
          </w:p>
        </w:tc>
        <w:tc>
          <w:tcPr>
            <w:tcW w:w="0" w:type="auto"/>
          </w:tcPr>
          <w:p w14:paraId="18381BAF" w14:textId="7BBC80DA" w:rsidR="0088097B" w:rsidRPr="00C8295E" w:rsidRDefault="0088097B" w:rsidP="0088097B">
            <w:pPr>
              <w:pStyle w:val="Compact"/>
              <w:jc w:val="both"/>
              <w:rPr>
                <w:rFonts w:ascii="Arial" w:hAnsi="Arial" w:cs="Arial"/>
              </w:rPr>
            </w:pPr>
            <w:r w:rsidRPr="00C8295E">
              <w:rPr>
                <w:rFonts w:ascii="Arial" w:hAnsi="Arial" w:cs="Arial"/>
              </w:rPr>
              <w:t>7.921</w:t>
            </w:r>
          </w:p>
        </w:tc>
      </w:tr>
      <w:tr w:rsidR="0088097B" w:rsidRPr="00C8295E" w14:paraId="1E5BF425" w14:textId="77777777" w:rsidTr="00E345CF">
        <w:trPr>
          <w:jc w:val="center"/>
        </w:trPr>
        <w:tc>
          <w:tcPr>
            <w:tcW w:w="0" w:type="auto"/>
          </w:tcPr>
          <w:p w14:paraId="55264757" w14:textId="77777777" w:rsidR="0088097B" w:rsidRPr="00C8295E" w:rsidRDefault="0088097B" w:rsidP="0088097B">
            <w:pPr>
              <w:pStyle w:val="Compact"/>
              <w:jc w:val="both"/>
              <w:rPr>
                <w:rFonts w:ascii="Arial" w:hAnsi="Arial" w:cs="Arial"/>
              </w:rPr>
            </w:pPr>
            <w:r w:rsidRPr="00C8295E">
              <w:rPr>
                <w:rFonts w:ascii="Arial" w:hAnsi="Arial" w:cs="Arial"/>
              </w:rPr>
              <w:t>Tlalpan</w:t>
            </w:r>
          </w:p>
        </w:tc>
        <w:tc>
          <w:tcPr>
            <w:tcW w:w="0" w:type="auto"/>
          </w:tcPr>
          <w:p w14:paraId="388BC06E" w14:textId="10907CAB" w:rsidR="0088097B" w:rsidRPr="00C8295E" w:rsidRDefault="0088097B" w:rsidP="0088097B">
            <w:pPr>
              <w:pStyle w:val="Compact"/>
              <w:jc w:val="both"/>
              <w:rPr>
                <w:rFonts w:ascii="Arial" w:hAnsi="Arial" w:cs="Arial"/>
              </w:rPr>
            </w:pPr>
            <w:r w:rsidRPr="00C8295E">
              <w:rPr>
                <w:rFonts w:ascii="Arial" w:hAnsi="Arial" w:cs="Arial"/>
              </w:rPr>
              <w:t>24.886</w:t>
            </w:r>
          </w:p>
        </w:tc>
        <w:tc>
          <w:tcPr>
            <w:tcW w:w="0" w:type="auto"/>
          </w:tcPr>
          <w:p w14:paraId="6461FE0C" w14:textId="5ACC51D4" w:rsidR="0088097B" w:rsidRPr="00C8295E" w:rsidRDefault="0088097B" w:rsidP="0088097B">
            <w:pPr>
              <w:pStyle w:val="Compact"/>
              <w:jc w:val="both"/>
              <w:rPr>
                <w:rFonts w:ascii="Arial" w:hAnsi="Arial" w:cs="Arial"/>
              </w:rPr>
            </w:pPr>
            <w:r w:rsidRPr="00C8295E">
              <w:rPr>
                <w:rFonts w:ascii="Arial" w:hAnsi="Arial" w:cs="Arial"/>
              </w:rPr>
              <w:t>2.877</w:t>
            </w:r>
          </w:p>
        </w:tc>
      </w:tr>
      <w:tr w:rsidR="0088097B" w:rsidRPr="00C8295E" w14:paraId="0BE1D69A" w14:textId="77777777" w:rsidTr="00E345CF">
        <w:trPr>
          <w:jc w:val="center"/>
        </w:trPr>
        <w:tc>
          <w:tcPr>
            <w:tcW w:w="0" w:type="auto"/>
          </w:tcPr>
          <w:p w14:paraId="48B1E47E" w14:textId="77777777" w:rsidR="0088097B" w:rsidRPr="00C8295E" w:rsidRDefault="0088097B" w:rsidP="0088097B">
            <w:pPr>
              <w:pStyle w:val="Compact"/>
              <w:jc w:val="both"/>
              <w:rPr>
                <w:rFonts w:ascii="Arial" w:hAnsi="Arial" w:cs="Arial"/>
              </w:rPr>
            </w:pPr>
            <w:r w:rsidRPr="00C8295E">
              <w:rPr>
                <w:rFonts w:ascii="Arial" w:hAnsi="Arial" w:cs="Arial"/>
              </w:rPr>
              <w:t>Xochimilco</w:t>
            </w:r>
          </w:p>
        </w:tc>
        <w:tc>
          <w:tcPr>
            <w:tcW w:w="0" w:type="auto"/>
          </w:tcPr>
          <w:p w14:paraId="6B978053" w14:textId="2D0C6B57" w:rsidR="0088097B" w:rsidRPr="00C8295E" w:rsidRDefault="0088097B" w:rsidP="0088097B">
            <w:pPr>
              <w:pStyle w:val="Compact"/>
              <w:jc w:val="both"/>
              <w:rPr>
                <w:rFonts w:ascii="Arial" w:hAnsi="Arial" w:cs="Arial"/>
              </w:rPr>
            </w:pPr>
            <w:r w:rsidRPr="00C8295E">
              <w:rPr>
                <w:rFonts w:ascii="Arial" w:hAnsi="Arial" w:cs="Arial"/>
              </w:rPr>
              <w:t>35.170</w:t>
            </w:r>
          </w:p>
        </w:tc>
        <w:tc>
          <w:tcPr>
            <w:tcW w:w="0" w:type="auto"/>
          </w:tcPr>
          <w:p w14:paraId="2E22E617" w14:textId="29D3E2A4" w:rsidR="0088097B" w:rsidRPr="00C8295E" w:rsidRDefault="0088097B" w:rsidP="0088097B">
            <w:pPr>
              <w:pStyle w:val="Compact"/>
              <w:jc w:val="both"/>
              <w:rPr>
                <w:rFonts w:ascii="Arial" w:hAnsi="Arial" w:cs="Arial"/>
              </w:rPr>
            </w:pPr>
            <w:r w:rsidRPr="00C8295E">
              <w:rPr>
                <w:rFonts w:ascii="Arial" w:hAnsi="Arial" w:cs="Arial"/>
              </w:rPr>
              <w:t>5.334</w:t>
            </w:r>
          </w:p>
        </w:tc>
      </w:tr>
      <w:tr w:rsidR="0088097B" w:rsidRPr="00C8295E" w14:paraId="039C0DAF" w14:textId="77777777" w:rsidTr="00E345CF">
        <w:trPr>
          <w:jc w:val="center"/>
        </w:trPr>
        <w:tc>
          <w:tcPr>
            <w:tcW w:w="0" w:type="auto"/>
          </w:tcPr>
          <w:p w14:paraId="71F2880A" w14:textId="77777777" w:rsidR="0088097B" w:rsidRPr="00C8295E" w:rsidRDefault="0088097B" w:rsidP="0088097B">
            <w:pPr>
              <w:pStyle w:val="Compact"/>
              <w:jc w:val="both"/>
              <w:rPr>
                <w:rFonts w:ascii="Arial" w:hAnsi="Arial" w:cs="Arial"/>
              </w:rPr>
            </w:pPr>
            <w:r w:rsidRPr="00C8295E">
              <w:rPr>
                <w:rFonts w:ascii="Arial" w:hAnsi="Arial" w:cs="Arial"/>
              </w:rPr>
              <w:t>Benito Juárez</w:t>
            </w:r>
          </w:p>
        </w:tc>
        <w:tc>
          <w:tcPr>
            <w:tcW w:w="0" w:type="auto"/>
          </w:tcPr>
          <w:p w14:paraId="0059ED62" w14:textId="64F25564" w:rsidR="0088097B" w:rsidRPr="00C8295E" w:rsidRDefault="0088097B" w:rsidP="0088097B">
            <w:pPr>
              <w:pStyle w:val="Compact"/>
              <w:jc w:val="both"/>
              <w:rPr>
                <w:rFonts w:ascii="Arial" w:hAnsi="Arial" w:cs="Arial"/>
              </w:rPr>
            </w:pPr>
            <w:r w:rsidRPr="00C8295E">
              <w:rPr>
                <w:rFonts w:ascii="Arial" w:hAnsi="Arial" w:cs="Arial"/>
              </w:rPr>
              <w:t>1.509</w:t>
            </w:r>
          </w:p>
        </w:tc>
        <w:tc>
          <w:tcPr>
            <w:tcW w:w="0" w:type="auto"/>
          </w:tcPr>
          <w:p w14:paraId="14F484EC" w14:textId="30328DAB" w:rsidR="0088097B" w:rsidRPr="00C8295E" w:rsidRDefault="0088097B" w:rsidP="0088097B">
            <w:pPr>
              <w:pStyle w:val="Compact"/>
              <w:jc w:val="both"/>
              <w:rPr>
                <w:rFonts w:ascii="Arial" w:hAnsi="Arial" w:cs="Arial"/>
              </w:rPr>
            </w:pPr>
            <w:r w:rsidRPr="00C8295E">
              <w:rPr>
                <w:rFonts w:ascii="Arial" w:hAnsi="Arial" w:cs="Arial"/>
              </w:rPr>
              <w:t>0.275</w:t>
            </w:r>
          </w:p>
        </w:tc>
      </w:tr>
      <w:tr w:rsidR="0088097B" w:rsidRPr="00C8295E" w14:paraId="6FF56D60" w14:textId="77777777" w:rsidTr="00E345CF">
        <w:trPr>
          <w:jc w:val="center"/>
        </w:trPr>
        <w:tc>
          <w:tcPr>
            <w:tcW w:w="0" w:type="auto"/>
          </w:tcPr>
          <w:p w14:paraId="14C59A0C" w14:textId="77777777" w:rsidR="0088097B" w:rsidRPr="00C8295E" w:rsidRDefault="0088097B" w:rsidP="0088097B">
            <w:pPr>
              <w:pStyle w:val="Compact"/>
              <w:jc w:val="both"/>
              <w:rPr>
                <w:rFonts w:ascii="Arial" w:hAnsi="Arial" w:cs="Arial"/>
              </w:rPr>
            </w:pPr>
            <w:r w:rsidRPr="00C8295E">
              <w:rPr>
                <w:rFonts w:ascii="Arial" w:hAnsi="Arial" w:cs="Arial"/>
              </w:rPr>
              <w:t>Cuauhtémoc</w:t>
            </w:r>
          </w:p>
        </w:tc>
        <w:tc>
          <w:tcPr>
            <w:tcW w:w="0" w:type="auto"/>
          </w:tcPr>
          <w:p w14:paraId="7BB36F1E" w14:textId="089B33AF" w:rsidR="0088097B" w:rsidRPr="00C8295E" w:rsidRDefault="0088097B" w:rsidP="0088097B">
            <w:pPr>
              <w:pStyle w:val="Compact"/>
              <w:jc w:val="both"/>
              <w:rPr>
                <w:rFonts w:ascii="Arial" w:hAnsi="Arial" w:cs="Arial"/>
              </w:rPr>
            </w:pPr>
            <w:r w:rsidRPr="00C8295E">
              <w:rPr>
                <w:rFonts w:ascii="Arial" w:hAnsi="Arial" w:cs="Arial"/>
              </w:rPr>
              <w:t>9.931</w:t>
            </w:r>
          </w:p>
        </w:tc>
        <w:tc>
          <w:tcPr>
            <w:tcW w:w="0" w:type="auto"/>
          </w:tcPr>
          <w:p w14:paraId="2DBABD1B" w14:textId="238F60A3" w:rsidR="0088097B" w:rsidRPr="00C8295E" w:rsidRDefault="0088097B" w:rsidP="0088097B">
            <w:pPr>
              <w:pStyle w:val="Compact"/>
              <w:jc w:val="both"/>
              <w:rPr>
                <w:rFonts w:ascii="Arial" w:hAnsi="Arial" w:cs="Arial"/>
              </w:rPr>
            </w:pPr>
            <w:r w:rsidRPr="00C8295E">
              <w:rPr>
                <w:rFonts w:ascii="Arial" w:hAnsi="Arial" w:cs="Arial"/>
              </w:rPr>
              <w:t>0.780</w:t>
            </w:r>
          </w:p>
        </w:tc>
      </w:tr>
      <w:tr w:rsidR="0088097B" w:rsidRPr="00C8295E" w14:paraId="6989DA51" w14:textId="77777777" w:rsidTr="00E345CF">
        <w:trPr>
          <w:jc w:val="center"/>
        </w:trPr>
        <w:tc>
          <w:tcPr>
            <w:tcW w:w="0" w:type="auto"/>
          </w:tcPr>
          <w:p w14:paraId="35720166" w14:textId="77777777" w:rsidR="0088097B" w:rsidRPr="00C8295E" w:rsidRDefault="0088097B" w:rsidP="0088097B">
            <w:pPr>
              <w:pStyle w:val="Compact"/>
              <w:jc w:val="both"/>
              <w:rPr>
                <w:rFonts w:ascii="Arial" w:hAnsi="Arial" w:cs="Arial"/>
              </w:rPr>
            </w:pPr>
            <w:r w:rsidRPr="00C8295E">
              <w:rPr>
                <w:rFonts w:ascii="Arial" w:hAnsi="Arial" w:cs="Arial"/>
              </w:rPr>
              <w:t>Miguel Hidalgo</w:t>
            </w:r>
          </w:p>
        </w:tc>
        <w:tc>
          <w:tcPr>
            <w:tcW w:w="0" w:type="auto"/>
          </w:tcPr>
          <w:p w14:paraId="71AC73E7" w14:textId="62F57405" w:rsidR="0088097B" w:rsidRPr="00C8295E" w:rsidRDefault="0088097B" w:rsidP="0088097B">
            <w:pPr>
              <w:pStyle w:val="Compact"/>
              <w:jc w:val="both"/>
              <w:rPr>
                <w:rFonts w:ascii="Arial" w:hAnsi="Arial" w:cs="Arial"/>
              </w:rPr>
            </w:pPr>
            <w:r w:rsidRPr="00C8295E">
              <w:rPr>
                <w:rFonts w:ascii="Arial" w:hAnsi="Arial" w:cs="Arial"/>
              </w:rPr>
              <w:t>5.181</w:t>
            </w:r>
          </w:p>
        </w:tc>
        <w:tc>
          <w:tcPr>
            <w:tcW w:w="0" w:type="auto"/>
          </w:tcPr>
          <w:p w14:paraId="7FE75A8D" w14:textId="69E09F6D" w:rsidR="0088097B" w:rsidRPr="00C8295E" w:rsidRDefault="0088097B" w:rsidP="0088097B">
            <w:pPr>
              <w:pStyle w:val="Compact"/>
              <w:jc w:val="both"/>
              <w:rPr>
                <w:rFonts w:ascii="Arial" w:hAnsi="Arial" w:cs="Arial"/>
              </w:rPr>
            </w:pPr>
            <w:r w:rsidRPr="00C8295E">
              <w:rPr>
                <w:rFonts w:ascii="Arial" w:hAnsi="Arial" w:cs="Arial"/>
              </w:rPr>
              <w:t>0.280</w:t>
            </w:r>
          </w:p>
        </w:tc>
      </w:tr>
      <w:tr w:rsidR="0088097B" w:rsidRPr="00C8295E" w14:paraId="7F247BE8" w14:textId="77777777" w:rsidTr="00E345CF">
        <w:trPr>
          <w:jc w:val="center"/>
        </w:trPr>
        <w:tc>
          <w:tcPr>
            <w:tcW w:w="0" w:type="auto"/>
          </w:tcPr>
          <w:p w14:paraId="68894272" w14:textId="77777777" w:rsidR="0088097B" w:rsidRPr="00C8295E" w:rsidRDefault="0088097B" w:rsidP="0088097B">
            <w:pPr>
              <w:pStyle w:val="Compact"/>
              <w:jc w:val="both"/>
              <w:rPr>
                <w:rFonts w:ascii="Arial" w:hAnsi="Arial" w:cs="Arial"/>
              </w:rPr>
            </w:pPr>
            <w:r w:rsidRPr="00C8295E">
              <w:rPr>
                <w:rFonts w:ascii="Arial" w:hAnsi="Arial" w:cs="Arial"/>
              </w:rPr>
              <w:t>Venustiano Carranza</w:t>
            </w:r>
          </w:p>
        </w:tc>
        <w:tc>
          <w:tcPr>
            <w:tcW w:w="0" w:type="auto"/>
          </w:tcPr>
          <w:p w14:paraId="74C6F444" w14:textId="621DFC99" w:rsidR="0088097B" w:rsidRPr="00C8295E" w:rsidRDefault="0088097B" w:rsidP="0088097B">
            <w:pPr>
              <w:pStyle w:val="Compact"/>
              <w:jc w:val="both"/>
              <w:rPr>
                <w:rFonts w:ascii="Arial" w:hAnsi="Arial" w:cs="Arial"/>
              </w:rPr>
            </w:pPr>
            <w:r w:rsidRPr="00C8295E">
              <w:rPr>
                <w:rFonts w:ascii="Arial" w:hAnsi="Arial" w:cs="Arial"/>
              </w:rPr>
              <w:t>18.857</w:t>
            </w:r>
          </w:p>
        </w:tc>
        <w:tc>
          <w:tcPr>
            <w:tcW w:w="0" w:type="auto"/>
          </w:tcPr>
          <w:p w14:paraId="0F95C147" w14:textId="7A5C43F3" w:rsidR="0088097B" w:rsidRPr="00C8295E" w:rsidRDefault="0088097B" w:rsidP="0088097B">
            <w:pPr>
              <w:pStyle w:val="Compact"/>
              <w:jc w:val="both"/>
              <w:rPr>
                <w:rFonts w:ascii="Arial" w:hAnsi="Arial" w:cs="Arial"/>
              </w:rPr>
            </w:pPr>
            <w:r w:rsidRPr="00C8295E">
              <w:rPr>
                <w:rFonts w:ascii="Arial" w:hAnsi="Arial" w:cs="Arial"/>
              </w:rPr>
              <w:t>3.041</w:t>
            </w:r>
          </w:p>
        </w:tc>
      </w:tr>
    </w:tbl>
    <w:p w14:paraId="02B625D6" w14:textId="77777777" w:rsidR="0076415D" w:rsidRPr="00C8295E" w:rsidRDefault="0076415D" w:rsidP="00F37A0A">
      <w:pPr>
        <w:pStyle w:val="ImageCaption"/>
        <w:jc w:val="both"/>
        <w:rPr>
          <w:rFonts w:ascii="Arial" w:hAnsi="Arial" w:cs="Arial"/>
        </w:rPr>
      </w:pPr>
      <w:bookmarkStart w:id="204" w:name="fig:mapa-porcentaje-lpe-lpei"/>
      <w:bookmarkEnd w:id="202"/>
    </w:p>
    <w:p w14:paraId="29DB7837" w14:textId="23275719" w:rsidR="00AD17A6" w:rsidRPr="00C8295E" w:rsidRDefault="00AD17A6" w:rsidP="00AD17A6">
      <w:pPr>
        <w:pStyle w:val="ImageCaption"/>
        <w:jc w:val="center"/>
        <w:rPr>
          <w:rFonts w:ascii="Arial" w:hAnsi="Arial" w:cs="Arial"/>
        </w:rPr>
      </w:pPr>
      <w:r w:rsidRPr="00C8295E">
        <w:rPr>
          <w:rFonts w:ascii="Arial" w:hAnsi="Arial" w:cs="Arial"/>
          <w:noProof/>
        </w:rPr>
        <w:drawing>
          <wp:inline distT="0" distB="0" distL="0" distR="0" wp14:anchorId="27CE41DA" wp14:editId="2EC11107">
            <wp:extent cx="2667000" cy="2667000"/>
            <wp:effectExtent l="0" t="0" r="0" b="0"/>
            <wp:docPr id="74" name="Picture" descr="Diagrama, Esquemático, 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Picture" descr="Diagrama, Esquemático, Mapa&#10;&#10;El contenido generado por IA puede ser incorrecto."/>
                    <pic:cNvPicPr>
                      <a:picLocks noChangeAspect="1" noChangeArrowheads="1"/>
                    </pic:cNvPicPr>
                  </pic:nvPicPr>
                  <pic:blipFill>
                    <a:blip r:embed="rId23"/>
                    <a:stretch>
                      <a:fillRect/>
                    </a:stretch>
                  </pic:blipFill>
                  <pic:spPr bwMode="auto">
                    <a:xfrm>
                      <a:off x="0" y="0"/>
                      <a:ext cx="2667000" cy="2667000"/>
                    </a:xfrm>
                    <a:prstGeom prst="rect">
                      <a:avLst/>
                    </a:prstGeom>
                    <a:noFill/>
                    <a:ln w="9525">
                      <a:noFill/>
                      <a:headEnd/>
                      <a:tailEnd/>
                    </a:ln>
                  </pic:spPr>
                </pic:pic>
              </a:graphicData>
            </a:graphic>
          </wp:inline>
        </w:drawing>
      </w:r>
      <w:r w:rsidRPr="00C8295E">
        <w:rPr>
          <w:rFonts w:ascii="Arial" w:hAnsi="Arial" w:cs="Arial"/>
          <w:noProof/>
        </w:rPr>
        <w:drawing>
          <wp:inline distT="0" distB="0" distL="0" distR="0" wp14:anchorId="163D632A" wp14:editId="4C11F12A">
            <wp:extent cx="2667000" cy="2667000"/>
            <wp:effectExtent l="0" t="0" r="0" b="0"/>
            <wp:docPr id="77" name="Picture"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 name="Picture" descr="Diagrama&#10;&#10;El contenido generado por IA puede ser incorrecto."/>
                    <pic:cNvPicPr>
                      <a:picLocks noChangeAspect="1" noChangeArrowheads="1"/>
                    </pic:cNvPicPr>
                  </pic:nvPicPr>
                  <pic:blipFill>
                    <a:blip r:embed="rId24"/>
                    <a:stretch>
                      <a:fillRect/>
                    </a:stretch>
                  </pic:blipFill>
                  <pic:spPr bwMode="auto">
                    <a:xfrm>
                      <a:off x="0" y="0"/>
                      <a:ext cx="2667000" cy="2667000"/>
                    </a:xfrm>
                    <a:prstGeom prst="rect">
                      <a:avLst/>
                    </a:prstGeom>
                    <a:noFill/>
                    <a:ln w="9525">
                      <a:noFill/>
                      <a:headEnd/>
                      <a:tailEnd/>
                    </a:ln>
                  </pic:spPr>
                </pic:pic>
              </a:graphicData>
            </a:graphic>
          </wp:inline>
        </w:drawing>
      </w:r>
    </w:p>
    <w:p w14:paraId="5F14CDAA" w14:textId="7539ADB9" w:rsidR="0060608D" w:rsidRPr="00C8295E" w:rsidRDefault="00B5353F" w:rsidP="00F37A0A">
      <w:pPr>
        <w:pStyle w:val="ImageCaption"/>
        <w:jc w:val="both"/>
        <w:rPr>
          <w:rFonts w:ascii="Arial" w:hAnsi="Arial" w:cs="Arial"/>
        </w:rPr>
      </w:pPr>
      <w:commentRangeStart w:id="205"/>
      <w:r w:rsidRPr="00C8295E">
        <w:rPr>
          <w:rFonts w:ascii="Arial" w:hAnsi="Arial" w:cs="Arial"/>
        </w:rPr>
        <w:t xml:space="preserve">Figura 6: Mapa con el porcentaje de la población con ICTPC por debajo de la línea de pobreza por ingresos (LPI) en la derecha y pobreza extrema por ingresos (LPEI) en la izquierda, en las 16 alcaldías de la Ciudad. Fuente: elaboración propia basada en la muestra </w:t>
      </w:r>
      <w:r w:rsidRPr="00C8295E">
        <w:rPr>
          <w:rFonts w:ascii="Arial" w:hAnsi="Arial" w:cs="Arial"/>
          <w:u w:val="single"/>
        </w:rPr>
        <w:t>a posteriori</w:t>
      </w:r>
      <w:r w:rsidRPr="00C8295E">
        <w:rPr>
          <w:rFonts w:ascii="Arial" w:hAnsi="Arial" w:cs="Arial"/>
        </w:rPr>
        <w:t>.</w:t>
      </w:r>
      <w:commentRangeEnd w:id="205"/>
      <w:r w:rsidR="00AF14BE">
        <w:rPr>
          <w:rStyle w:val="Refdecomentario"/>
          <w:i w:val="0"/>
        </w:rPr>
        <w:commentReference w:id="205"/>
      </w:r>
    </w:p>
    <w:p w14:paraId="3C22ED57" w14:textId="77777777" w:rsidR="0060608D" w:rsidRPr="00C8295E" w:rsidRDefault="00000000" w:rsidP="00F37A0A">
      <w:pPr>
        <w:pStyle w:val="Ttulo2"/>
        <w:jc w:val="both"/>
        <w:rPr>
          <w:rFonts w:ascii="Arial" w:hAnsi="Arial" w:cs="Arial"/>
          <w:sz w:val="24"/>
          <w:szCs w:val="24"/>
        </w:rPr>
      </w:pPr>
      <w:bookmarkStart w:id="206" w:name="sesgo-promedio"/>
      <w:bookmarkEnd w:id="201"/>
      <w:bookmarkEnd w:id="204"/>
      <w:r w:rsidRPr="00C8295E">
        <w:rPr>
          <w:rFonts w:ascii="Arial" w:hAnsi="Arial" w:cs="Arial"/>
          <w:sz w:val="24"/>
          <w:szCs w:val="24"/>
        </w:rPr>
        <w:t>Sesgo promedio</w:t>
      </w:r>
    </w:p>
    <w:p w14:paraId="22F802BE" w14:textId="24E875A6" w:rsidR="0060608D" w:rsidRPr="00C8295E" w:rsidRDefault="00000000" w:rsidP="00F37A0A">
      <w:pPr>
        <w:pStyle w:val="FirstParagraph"/>
        <w:jc w:val="both"/>
        <w:rPr>
          <w:rFonts w:ascii="Arial" w:hAnsi="Arial" w:cs="Arial"/>
        </w:rPr>
      </w:pPr>
      <w:r w:rsidRPr="00C8295E">
        <w:rPr>
          <w:rFonts w:ascii="Arial" w:hAnsi="Arial" w:cs="Arial"/>
        </w:rPr>
        <w:t xml:space="preserve">Una forma adicional de comparar el </w:t>
      </w:r>
      <w:proofErr w:type="gramStart"/>
      <w:r w:rsidRPr="00C8295E">
        <w:rPr>
          <w:rFonts w:ascii="Arial" w:hAnsi="Arial" w:cs="Arial"/>
        </w:rPr>
        <w:t>ajuste,</w:t>
      </w:r>
      <w:proofErr w:type="gramEnd"/>
      <w:r w:rsidRPr="00C8295E">
        <w:rPr>
          <w:rFonts w:ascii="Arial" w:hAnsi="Arial" w:cs="Arial"/>
        </w:rPr>
        <w:t xml:space="preserve"> es mediante el cálculo del sesgo en la estimación del ICTPC entre los valores observados y los ajustados por el modelo, agrupados </w:t>
      </w:r>
      <w:r w:rsidR="007561BC" w:rsidRPr="00C8295E">
        <w:rPr>
          <w:rFonts w:ascii="Arial" w:hAnsi="Arial" w:cs="Arial"/>
        </w:rPr>
        <w:t>de acuerdo con</w:t>
      </w:r>
      <w:r w:rsidRPr="00C8295E">
        <w:rPr>
          <w:rFonts w:ascii="Arial" w:hAnsi="Arial" w:cs="Arial"/>
        </w:rPr>
        <w:t xml:space="preserve"> la alcaldía. El promedio en la diferencia absoluta de los sesgos es de 895.11 pesos mexicanos. Se resaltan los valores más grandes y pequeños tanto para los valores observados, ajustados y el promedio de la diferencia absoluta.</w:t>
      </w:r>
    </w:p>
    <w:p w14:paraId="1F8DE83A" w14:textId="6D4C8821" w:rsidR="0060608D" w:rsidRPr="00C8295E" w:rsidRDefault="00FF5E55" w:rsidP="00F37A0A">
      <w:pPr>
        <w:pStyle w:val="TableCaption"/>
        <w:jc w:val="both"/>
        <w:rPr>
          <w:rFonts w:ascii="Arial" w:hAnsi="Arial" w:cs="Arial"/>
        </w:rPr>
      </w:pPr>
      <w:bookmarkStart w:id="207" w:name="tab:sesgo"/>
      <w:commentRangeStart w:id="208"/>
      <w:r w:rsidRPr="00C8295E">
        <w:rPr>
          <w:rFonts w:ascii="Arial" w:hAnsi="Arial" w:cs="Arial"/>
        </w:rPr>
        <w:t xml:space="preserve">Cuadro </w:t>
      </w:r>
      <w:r w:rsidR="00C6637E">
        <w:rPr>
          <w:rFonts w:ascii="Arial" w:hAnsi="Arial" w:cs="Arial"/>
        </w:rPr>
        <w:t>7</w:t>
      </w:r>
      <w:r w:rsidRPr="00C8295E">
        <w:rPr>
          <w:rFonts w:ascii="Arial" w:hAnsi="Arial" w:cs="Arial"/>
        </w:rPr>
        <w:t xml:space="preserve">. Sesgo promedio agrupado por alcaldía. Elaboración propia basada en la muestra </w:t>
      </w:r>
      <w:r w:rsidRPr="00C8295E">
        <w:rPr>
          <w:rFonts w:ascii="Arial" w:hAnsi="Arial" w:cs="Arial"/>
          <w:u w:val="single"/>
        </w:rPr>
        <w:t>a posteriori</w:t>
      </w:r>
      <w:r w:rsidRPr="00C8295E">
        <w:rPr>
          <w:rFonts w:ascii="Arial" w:hAnsi="Arial" w:cs="Arial"/>
        </w:rPr>
        <w:t>.</w:t>
      </w:r>
      <w:commentRangeEnd w:id="208"/>
      <w:r w:rsidR="00782B06">
        <w:rPr>
          <w:rStyle w:val="Refdecomentario"/>
          <w:i w:val="0"/>
        </w:rPr>
        <w:commentReference w:id="208"/>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1"/>
        <w:gridCol w:w="2651"/>
        <w:gridCol w:w="2465"/>
        <w:gridCol w:w="2145"/>
      </w:tblGrid>
      <w:tr w:rsidR="0060608D" w:rsidRPr="00C8295E" w14:paraId="75305C5A" w14:textId="77777777" w:rsidTr="00D814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2AB33" w14:textId="77777777" w:rsidR="0060608D" w:rsidRPr="00C8295E" w:rsidRDefault="00000000" w:rsidP="00F37A0A">
            <w:pPr>
              <w:pStyle w:val="Compact"/>
              <w:jc w:val="both"/>
              <w:rPr>
                <w:rFonts w:ascii="Arial" w:hAnsi="Arial" w:cs="Arial"/>
              </w:rPr>
            </w:pPr>
            <w:r w:rsidRPr="00C8295E">
              <w:rPr>
                <w:rFonts w:ascii="Arial" w:hAnsi="Arial" w:cs="Arial"/>
              </w:rPr>
              <w:t>Alcaldía</w:t>
            </w:r>
          </w:p>
        </w:tc>
        <w:tc>
          <w:tcPr>
            <w:tcW w:w="0" w:type="auto"/>
            <w:tcBorders>
              <w:bottom w:val="none" w:sz="0" w:space="0" w:color="auto"/>
            </w:tcBorders>
          </w:tcPr>
          <w:p w14:paraId="413E8ADC" w14:textId="77777777" w:rsidR="0060608D" w:rsidRPr="00C8295E" w:rsidRDefault="00000000" w:rsidP="00F37A0A">
            <w:pPr>
              <w:pStyle w:val="Compact"/>
              <w:jc w:val="both"/>
              <w:rPr>
                <w:rFonts w:ascii="Arial" w:hAnsi="Arial" w:cs="Arial"/>
              </w:rPr>
            </w:pPr>
            <w:r w:rsidRPr="00C8295E">
              <w:rPr>
                <w:rFonts w:ascii="Arial" w:hAnsi="Arial" w:cs="Arial"/>
              </w:rPr>
              <w:t>Media ICTPC observado</w:t>
            </w:r>
          </w:p>
        </w:tc>
        <w:tc>
          <w:tcPr>
            <w:tcW w:w="0" w:type="auto"/>
            <w:tcBorders>
              <w:bottom w:val="none" w:sz="0" w:space="0" w:color="auto"/>
            </w:tcBorders>
          </w:tcPr>
          <w:p w14:paraId="1761F0C4" w14:textId="77777777" w:rsidR="0060608D" w:rsidRPr="00C8295E" w:rsidRDefault="00000000" w:rsidP="00F37A0A">
            <w:pPr>
              <w:pStyle w:val="Compact"/>
              <w:jc w:val="both"/>
              <w:rPr>
                <w:rFonts w:ascii="Arial" w:hAnsi="Arial" w:cs="Arial"/>
              </w:rPr>
            </w:pPr>
            <w:r w:rsidRPr="00C8295E">
              <w:rPr>
                <w:rFonts w:ascii="Arial" w:hAnsi="Arial" w:cs="Arial"/>
              </w:rPr>
              <w:t>Media ICTPC ajustado</w:t>
            </w:r>
          </w:p>
        </w:tc>
        <w:tc>
          <w:tcPr>
            <w:tcW w:w="0" w:type="auto"/>
            <w:tcBorders>
              <w:bottom w:val="none" w:sz="0" w:space="0" w:color="auto"/>
            </w:tcBorders>
          </w:tcPr>
          <w:p w14:paraId="235E56B0" w14:textId="77777777" w:rsidR="0060608D" w:rsidRPr="00C8295E" w:rsidRDefault="00000000" w:rsidP="00F37A0A">
            <w:pPr>
              <w:pStyle w:val="Compact"/>
              <w:jc w:val="both"/>
              <w:rPr>
                <w:rFonts w:ascii="Arial" w:hAnsi="Arial" w:cs="Arial"/>
              </w:rPr>
            </w:pPr>
            <w:r w:rsidRPr="00C8295E">
              <w:rPr>
                <w:rFonts w:ascii="Arial" w:hAnsi="Arial" w:cs="Arial"/>
              </w:rPr>
              <w:t>Diferencia absoluta</w:t>
            </w:r>
          </w:p>
        </w:tc>
      </w:tr>
      <w:tr w:rsidR="0060608D" w:rsidRPr="00C8295E" w14:paraId="613F547A" w14:textId="77777777" w:rsidTr="00D814EF">
        <w:tc>
          <w:tcPr>
            <w:tcW w:w="0" w:type="auto"/>
          </w:tcPr>
          <w:p w14:paraId="5B53CE4C" w14:textId="77777777" w:rsidR="0060608D" w:rsidRPr="00C8295E" w:rsidRDefault="00000000" w:rsidP="00F37A0A">
            <w:pPr>
              <w:pStyle w:val="Compact"/>
              <w:jc w:val="both"/>
              <w:rPr>
                <w:rFonts w:ascii="Arial" w:hAnsi="Arial" w:cs="Arial"/>
              </w:rPr>
            </w:pPr>
            <w:r w:rsidRPr="00C8295E">
              <w:rPr>
                <w:rFonts w:ascii="Arial" w:hAnsi="Arial" w:cs="Arial"/>
              </w:rPr>
              <w:lastRenderedPageBreak/>
              <w:t>Azcapotzalco</w:t>
            </w:r>
          </w:p>
        </w:tc>
        <w:tc>
          <w:tcPr>
            <w:tcW w:w="0" w:type="auto"/>
          </w:tcPr>
          <w:p w14:paraId="391E1F23" w14:textId="77777777" w:rsidR="0060608D" w:rsidRPr="00C8295E" w:rsidRDefault="00000000" w:rsidP="00F37A0A">
            <w:pPr>
              <w:pStyle w:val="Compact"/>
              <w:jc w:val="both"/>
              <w:rPr>
                <w:rFonts w:ascii="Arial" w:hAnsi="Arial" w:cs="Arial"/>
              </w:rPr>
            </w:pPr>
            <w:r w:rsidRPr="00C8295E">
              <w:rPr>
                <w:rFonts w:ascii="Arial" w:hAnsi="Arial" w:cs="Arial"/>
              </w:rPr>
              <w:t>16910.051</w:t>
            </w:r>
          </w:p>
        </w:tc>
        <w:tc>
          <w:tcPr>
            <w:tcW w:w="0" w:type="auto"/>
          </w:tcPr>
          <w:p w14:paraId="539D6046" w14:textId="77777777" w:rsidR="0060608D" w:rsidRPr="00C8295E" w:rsidRDefault="00000000" w:rsidP="00F37A0A">
            <w:pPr>
              <w:pStyle w:val="Compact"/>
              <w:jc w:val="both"/>
              <w:rPr>
                <w:rFonts w:ascii="Arial" w:hAnsi="Arial" w:cs="Arial"/>
              </w:rPr>
            </w:pPr>
            <w:r w:rsidRPr="00C8295E">
              <w:rPr>
                <w:rFonts w:ascii="Arial" w:hAnsi="Arial" w:cs="Arial"/>
              </w:rPr>
              <w:t>16274.642</w:t>
            </w:r>
          </w:p>
        </w:tc>
        <w:tc>
          <w:tcPr>
            <w:tcW w:w="0" w:type="auto"/>
          </w:tcPr>
          <w:p w14:paraId="5783401C" w14:textId="77777777" w:rsidR="0060608D" w:rsidRPr="00C8295E" w:rsidRDefault="00000000" w:rsidP="00F37A0A">
            <w:pPr>
              <w:pStyle w:val="Compact"/>
              <w:jc w:val="both"/>
              <w:rPr>
                <w:rFonts w:ascii="Arial" w:hAnsi="Arial" w:cs="Arial"/>
              </w:rPr>
            </w:pPr>
            <w:r w:rsidRPr="00C8295E">
              <w:rPr>
                <w:rFonts w:ascii="Arial" w:hAnsi="Arial" w:cs="Arial"/>
              </w:rPr>
              <w:t>635.409</w:t>
            </w:r>
          </w:p>
        </w:tc>
      </w:tr>
      <w:tr w:rsidR="0060608D" w:rsidRPr="00C8295E" w14:paraId="42F51036" w14:textId="77777777" w:rsidTr="00D814EF">
        <w:tc>
          <w:tcPr>
            <w:tcW w:w="0" w:type="auto"/>
          </w:tcPr>
          <w:p w14:paraId="5598B226" w14:textId="77777777" w:rsidR="0060608D" w:rsidRPr="00C8295E" w:rsidRDefault="00000000" w:rsidP="00F37A0A">
            <w:pPr>
              <w:pStyle w:val="Compact"/>
              <w:jc w:val="both"/>
              <w:rPr>
                <w:rFonts w:ascii="Arial" w:hAnsi="Arial" w:cs="Arial"/>
              </w:rPr>
            </w:pPr>
            <w:r w:rsidRPr="00C8295E">
              <w:rPr>
                <w:rFonts w:ascii="Arial" w:hAnsi="Arial" w:cs="Arial"/>
              </w:rPr>
              <w:t>Coyoacán</w:t>
            </w:r>
          </w:p>
        </w:tc>
        <w:tc>
          <w:tcPr>
            <w:tcW w:w="0" w:type="auto"/>
          </w:tcPr>
          <w:p w14:paraId="5DF72FDF" w14:textId="77777777" w:rsidR="0060608D" w:rsidRPr="00C8295E" w:rsidRDefault="00000000" w:rsidP="00F37A0A">
            <w:pPr>
              <w:pStyle w:val="Compact"/>
              <w:jc w:val="both"/>
              <w:rPr>
                <w:rFonts w:ascii="Arial" w:hAnsi="Arial" w:cs="Arial"/>
              </w:rPr>
            </w:pPr>
            <w:r w:rsidRPr="00C8295E">
              <w:rPr>
                <w:rFonts w:ascii="Arial" w:hAnsi="Arial" w:cs="Arial"/>
              </w:rPr>
              <w:t>14677.289</w:t>
            </w:r>
          </w:p>
        </w:tc>
        <w:tc>
          <w:tcPr>
            <w:tcW w:w="0" w:type="auto"/>
          </w:tcPr>
          <w:p w14:paraId="6EF47692" w14:textId="77777777" w:rsidR="0060608D" w:rsidRPr="00C8295E" w:rsidRDefault="00000000" w:rsidP="00F37A0A">
            <w:pPr>
              <w:pStyle w:val="Compact"/>
              <w:jc w:val="both"/>
              <w:rPr>
                <w:rFonts w:ascii="Arial" w:hAnsi="Arial" w:cs="Arial"/>
              </w:rPr>
            </w:pPr>
            <w:r w:rsidRPr="00C8295E">
              <w:rPr>
                <w:rFonts w:ascii="Arial" w:hAnsi="Arial" w:cs="Arial"/>
              </w:rPr>
              <w:t>15059.292</w:t>
            </w:r>
          </w:p>
        </w:tc>
        <w:tc>
          <w:tcPr>
            <w:tcW w:w="0" w:type="auto"/>
          </w:tcPr>
          <w:p w14:paraId="3375A2D8" w14:textId="77777777" w:rsidR="0060608D" w:rsidRPr="00C8295E" w:rsidRDefault="00000000" w:rsidP="00F37A0A">
            <w:pPr>
              <w:pStyle w:val="Compact"/>
              <w:jc w:val="both"/>
              <w:rPr>
                <w:rFonts w:ascii="Arial" w:hAnsi="Arial" w:cs="Arial"/>
              </w:rPr>
            </w:pPr>
            <w:r w:rsidRPr="00C8295E">
              <w:rPr>
                <w:rFonts w:ascii="Arial" w:hAnsi="Arial" w:cs="Arial"/>
              </w:rPr>
              <w:t>382.003</w:t>
            </w:r>
          </w:p>
        </w:tc>
      </w:tr>
      <w:tr w:rsidR="0060608D" w:rsidRPr="00C8295E" w14:paraId="69329AC2" w14:textId="77777777" w:rsidTr="00D814EF">
        <w:tc>
          <w:tcPr>
            <w:tcW w:w="0" w:type="auto"/>
          </w:tcPr>
          <w:p w14:paraId="4E7BB5FE" w14:textId="77777777" w:rsidR="0060608D" w:rsidRPr="00C8295E" w:rsidRDefault="00000000" w:rsidP="00F37A0A">
            <w:pPr>
              <w:pStyle w:val="Compact"/>
              <w:jc w:val="both"/>
              <w:rPr>
                <w:rFonts w:ascii="Arial" w:hAnsi="Arial" w:cs="Arial"/>
              </w:rPr>
            </w:pPr>
            <w:r w:rsidRPr="00C8295E">
              <w:rPr>
                <w:rFonts w:ascii="Arial" w:hAnsi="Arial" w:cs="Arial"/>
              </w:rPr>
              <w:t>Cuajimalpa de Morelos</w:t>
            </w:r>
          </w:p>
        </w:tc>
        <w:tc>
          <w:tcPr>
            <w:tcW w:w="0" w:type="auto"/>
          </w:tcPr>
          <w:p w14:paraId="7B01AAF6" w14:textId="77777777" w:rsidR="0060608D" w:rsidRPr="00C8295E" w:rsidRDefault="00000000" w:rsidP="00F37A0A">
            <w:pPr>
              <w:pStyle w:val="Compact"/>
              <w:jc w:val="both"/>
              <w:rPr>
                <w:rFonts w:ascii="Arial" w:hAnsi="Arial" w:cs="Arial"/>
              </w:rPr>
            </w:pPr>
            <w:r w:rsidRPr="00C8295E">
              <w:rPr>
                <w:rFonts w:ascii="Arial" w:hAnsi="Arial" w:cs="Arial"/>
              </w:rPr>
              <w:t>14948.206</w:t>
            </w:r>
          </w:p>
        </w:tc>
        <w:tc>
          <w:tcPr>
            <w:tcW w:w="0" w:type="auto"/>
          </w:tcPr>
          <w:p w14:paraId="0A088978" w14:textId="77777777" w:rsidR="0060608D" w:rsidRPr="00C8295E" w:rsidRDefault="00000000" w:rsidP="00F37A0A">
            <w:pPr>
              <w:pStyle w:val="Compact"/>
              <w:jc w:val="both"/>
              <w:rPr>
                <w:rFonts w:ascii="Arial" w:hAnsi="Arial" w:cs="Arial"/>
              </w:rPr>
            </w:pPr>
            <w:r w:rsidRPr="00C8295E">
              <w:rPr>
                <w:rFonts w:ascii="Arial" w:hAnsi="Arial" w:cs="Arial"/>
              </w:rPr>
              <w:t>14014.203</w:t>
            </w:r>
          </w:p>
        </w:tc>
        <w:tc>
          <w:tcPr>
            <w:tcW w:w="0" w:type="auto"/>
          </w:tcPr>
          <w:p w14:paraId="048E7BDE" w14:textId="77777777" w:rsidR="0060608D" w:rsidRPr="00C8295E" w:rsidRDefault="00000000" w:rsidP="00F37A0A">
            <w:pPr>
              <w:pStyle w:val="Compact"/>
              <w:jc w:val="both"/>
              <w:rPr>
                <w:rFonts w:ascii="Arial" w:hAnsi="Arial" w:cs="Arial"/>
              </w:rPr>
            </w:pPr>
            <w:r w:rsidRPr="00C8295E">
              <w:rPr>
                <w:rFonts w:ascii="Arial" w:hAnsi="Arial" w:cs="Arial"/>
              </w:rPr>
              <w:t>934.003</w:t>
            </w:r>
          </w:p>
        </w:tc>
      </w:tr>
      <w:tr w:rsidR="0060608D" w:rsidRPr="00C8295E" w14:paraId="01D30E12" w14:textId="77777777" w:rsidTr="00D814EF">
        <w:tc>
          <w:tcPr>
            <w:tcW w:w="0" w:type="auto"/>
          </w:tcPr>
          <w:p w14:paraId="5567FDA2" w14:textId="77777777" w:rsidR="0060608D" w:rsidRPr="00C8295E" w:rsidRDefault="00000000" w:rsidP="00F37A0A">
            <w:pPr>
              <w:pStyle w:val="Compact"/>
              <w:jc w:val="both"/>
              <w:rPr>
                <w:rFonts w:ascii="Arial" w:hAnsi="Arial" w:cs="Arial"/>
              </w:rPr>
            </w:pPr>
            <w:r w:rsidRPr="00C8295E">
              <w:rPr>
                <w:rFonts w:ascii="Arial" w:hAnsi="Arial" w:cs="Arial"/>
              </w:rPr>
              <w:t>Gustavo A. Madero</w:t>
            </w:r>
          </w:p>
        </w:tc>
        <w:tc>
          <w:tcPr>
            <w:tcW w:w="0" w:type="auto"/>
          </w:tcPr>
          <w:p w14:paraId="117A250B" w14:textId="77777777" w:rsidR="0060608D" w:rsidRPr="00C8295E" w:rsidRDefault="00000000" w:rsidP="00F37A0A">
            <w:pPr>
              <w:pStyle w:val="Compact"/>
              <w:jc w:val="both"/>
              <w:rPr>
                <w:rFonts w:ascii="Arial" w:hAnsi="Arial" w:cs="Arial"/>
              </w:rPr>
            </w:pPr>
            <w:r w:rsidRPr="00C8295E">
              <w:rPr>
                <w:rFonts w:ascii="Arial" w:hAnsi="Arial" w:cs="Arial"/>
              </w:rPr>
              <w:t>10774.117</w:t>
            </w:r>
          </w:p>
        </w:tc>
        <w:tc>
          <w:tcPr>
            <w:tcW w:w="0" w:type="auto"/>
          </w:tcPr>
          <w:p w14:paraId="15EBCDC6" w14:textId="77777777" w:rsidR="0060608D" w:rsidRPr="00C8295E" w:rsidRDefault="00000000" w:rsidP="00F37A0A">
            <w:pPr>
              <w:pStyle w:val="Compact"/>
              <w:jc w:val="both"/>
              <w:rPr>
                <w:rFonts w:ascii="Arial" w:hAnsi="Arial" w:cs="Arial"/>
              </w:rPr>
            </w:pPr>
            <w:r w:rsidRPr="00C8295E">
              <w:rPr>
                <w:rFonts w:ascii="Arial" w:hAnsi="Arial" w:cs="Arial"/>
              </w:rPr>
              <w:t>10558.893</w:t>
            </w:r>
          </w:p>
        </w:tc>
        <w:tc>
          <w:tcPr>
            <w:tcW w:w="0" w:type="auto"/>
          </w:tcPr>
          <w:p w14:paraId="1241CFF1" w14:textId="77777777" w:rsidR="0060608D" w:rsidRPr="00C8295E" w:rsidRDefault="00000000" w:rsidP="00F37A0A">
            <w:pPr>
              <w:pStyle w:val="Compact"/>
              <w:jc w:val="both"/>
              <w:rPr>
                <w:rFonts w:ascii="Arial" w:hAnsi="Arial" w:cs="Arial"/>
              </w:rPr>
            </w:pPr>
            <w:r w:rsidRPr="00C8295E">
              <w:rPr>
                <w:rFonts w:ascii="Arial" w:hAnsi="Arial" w:cs="Arial"/>
              </w:rPr>
              <w:t>215.224</w:t>
            </w:r>
          </w:p>
        </w:tc>
      </w:tr>
      <w:tr w:rsidR="0060608D" w:rsidRPr="00C8295E" w14:paraId="2C68B541" w14:textId="77777777" w:rsidTr="00D814EF">
        <w:tc>
          <w:tcPr>
            <w:tcW w:w="0" w:type="auto"/>
          </w:tcPr>
          <w:p w14:paraId="18CF80E3" w14:textId="77777777" w:rsidR="0060608D" w:rsidRPr="00C8295E" w:rsidRDefault="00000000" w:rsidP="00F37A0A">
            <w:pPr>
              <w:pStyle w:val="Compact"/>
              <w:jc w:val="both"/>
              <w:rPr>
                <w:rFonts w:ascii="Arial" w:hAnsi="Arial" w:cs="Arial"/>
              </w:rPr>
            </w:pPr>
            <w:r w:rsidRPr="00C8295E">
              <w:rPr>
                <w:rFonts w:ascii="Arial" w:hAnsi="Arial" w:cs="Arial"/>
              </w:rPr>
              <w:t>Iztacalco</w:t>
            </w:r>
          </w:p>
        </w:tc>
        <w:tc>
          <w:tcPr>
            <w:tcW w:w="0" w:type="auto"/>
          </w:tcPr>
          <w:p w14:paraId="6B904EB8" w14:textId="77777777" w:rsidR="0060608D" w:rsidRPr="00C8295E" w:rsidRDefault="00000000" w:rsidP="00F37A0A">
            <w:pPr>
              <w:pStyle w:val="Compact"/>
              <w:jc w:val="both"/>
              <w:rPr>
                <w:rFonts w:ascii="Arial" w:hAnsi="Arial" w:cs="Arial"/>
              </w:rPr>
            </w:pPr>
            <w:r w:rsidRPr="00C8295E">
              <w:rPr>
                <w:rFonts w:ascii="Arial" w:hAnsi="Arial" w:cs="Arial"/>
              </w:rPr>
              <w:t>13545.988</w:t>
            </w:r>
          </w:p>
        </w:tc>
        <w:tc>
          <w:tcPr>
            <w:tcW w:w="0" w:type="auto"/>
          </w:tcPr>
          <w:p w14:paraId="1A28D9EA" w14:textId="77777777" w:rsidR="0060608D" w:rsidRPr="00C8295E" w:rsidRDefault="00000000" w:rsidP="00F37A0A">
            <w:pPr>
              <w:pStyle w:val="Compact"/>
              <w:jc w:val="both"/>
              <w:rPr>
                <w:rFonts w:ascii="Arial" w:hAnsi="Arial" w:cs="Arial"/>
              </w:rPr>
            </w:pPr>
            <w:r w:rsidRPr="00C8295E">
              <w:rPr>
                <w:rFonts w:ascii="Arial" w:hAnsi="Arial" w:cs="Arial"/>
              </w:rPr>
              <w:t>13693.790</w:t>
            </w:r>
          </w:p>
        </w:tc>
        <w:tc>
          <w:tcPr>
            <w:tcW w:w="0" w:type="auto"/>
          </w:tcPr>
          <w:p w14:paraId="2C3C9D3B" w14:textId="77777777" w:rsidR="0060608D" w:rsidRPr="00C8295E" w:rsidRDefault="00000000" w:rsidP="00F37A0A">
            <w:pPr>
              <w:pStyle w:val="Compact"/>
              <w:jc w:val="both"/>
              <w:rPr>
                <w:rFonts w:ascii="Arial" w:hAnsi="Arial" w:cs="Arial"/>
              </w:rPr>
            </w:pPr>
            <w:r w:rsidRPr="00C8295E">
              <w:rPr>
                <w:rFonts w:ascii="Arial" w:hAnsi="Arial" w:cs="Arial"/>
              </w:rPr>
              <w:t>147.802</w:t>
            </w:r>
          </w:p>
        </w:tc>
      </w:tr>
      <w:tr w:rsidR="0060608D" w:rsidRPr="00C8295E" w14:paraId="51EC589E" w14:textId="77777777" w:rsidTr="00D814EF">
        <w:tc>
          <w:tcPr>
            <w:tcW w:w="0" w:type="auto"/>
          </w:tcPr>
          <w:p w14:paraId="47FE49C4" w14:textId="77777777" w:rsidR="0060608D" w:rsidRPr="00C8295E" w:rsidRDefault="00000000" w:rsidP="00F37A0A">
            <w:pPr>
              <w:pStyle w:val="Compact"/>
              <w:jc w:val="both"/>
              <w:rPr>
                <w:rFonts w:ascii="Arial" w:hAnsi="Arial" w:cs="Arial"/>
              </w:rPr>
            </w:pPr>
            <w:r w:rsidRPr="00C8295E">
              <w:rPr>
                <w:rFonts w:ascii="Arial" w:hAnsi="Arial" w:cs="Arial"/>
              </w:rPr>
              <w:t>Iztapalapa</w:t>
            </w:r>
          </w:p>
        </w:tc>
        <w:tc>
          <w:tcPr>
            <w:tcW w:w="0" w:type="auto"/>
          </w:tcPr>
          <w:p w14:paraId="0160C52A" w14:textId="77777777" w:rsidR="0060608D" w:rsidRPr="00C8295E" w:rsidRDefault="00000000" w:rsidP="00F37A0A">
            <w:pPr>
              <w:pStyle w:val="Compact"/>
              <w:jc w:val="both"/>
              <w:rPr>
                <w:rFonts w:ascii="Arial" w:hAnsi="Arial" w:cs="Arial"/>
              </w:rPr>
            </w:pPr>
            <w:r w:rsidRPr="00C8295E">
              <w:rPr>
                <w:rFonts w:ascii="Arial" w:hAnsi="Arial" w:cs="Arial"/>
              </w:rPr>
              <w:t>8171.228</w:t>
            </w:r>
          </w:p>
        </w:tc>
        <w:tc>
          <w:tcPr>
            <w:tcW w:w="0" w:type="auto"/>
          </w:tcPr>
          <w:p w14:paraId="78789161" w14:textId="77777777" w:rsidR="0060608D" w:rsidRPr="00C8295E" w:rsidRDefault="00000000" w:rsidP="00F37A0A">
            <w:pPr>
              <w:pStyle w:val="Compact"/>
              <w:jc w:val="both"/>
              <w:rPr>
                <w:rFonts w:ascii="Arial" w:hAnsi="Arial" w:cs="Arial"/>
              </w:rPr>
            </w:pPr>
            <w:r w:rsidRPr="00C8295E">
              <w:rPr>
                <w:rFonts w:ascii="Arial" w:hAnsi="Arial" w:cs="Arial"/>
              </w:rPr>
              <w:t>8221.276</w:t>
            </w:r>
          </w:p>
        </w:tc>
        <w:tc>
          <w:tcPr>
            <w:tcW w:w="0" w:type="auto"/>
          </w:tcPr>
          <w:p w14:paraId="446E2E20" w14:textId="77777777" w:rsidR="0060608D" w:rsidRPr="00C8295E" w:rsidRDefault="00000000" w:rsidP="00F37A0A">
            <w:pPr>
              <w:pStyle w:val="Compact"/>
              <w:jc w:val="both"/>
              <w:rPr>
                <w:rFonts w:ascii="Arial" w:hAnsi="Arial" w:cs="Arial"/>
              </w:rPr>
            </w:pPr>
            <w:r w:rsidRPr="00C8295E">
              <w:rPr>
                <w:rFonts w:ascii="Arial" w:hAnsi="Arial" w:cs="Arial"/>
              </w:rPr>
              <w:t>50.048</w:t>
            </w:r>
          </w:p>
        </w:tc>
      </w:tr>
      <w:tr w:rsidR="0060608D" w:rsidRPr="00C8295E" w14:paraId="5952819E" w14:textId="77777777" w:rsidTr="00D814EF">
        <w:tc>
          <w:tcPr>
            <w:tcW w:w="0" w:type="auto"/>
          </w:tcPr>
          <w:p w14:paraId="73107AD0" w14:textId="77777777" w:rsidR="0060608D" w:rsidRPr="00C8295E" w:rsidRDefault="00000000" w:rsidP="00F37A0A">
            <w:pPr>
              <w:pStyle w:val="Compact"/>
              <w:jc w:val="both"/>
              <w:rPr>
                <w:rFonts w:ascii="Arial" w:hAnsi="Arial" w:cs="Arial"/>
              </w:rPr>
            </w:pPr>
            <w:r w:rsidRPr="00C8295E">
              <w:rPr>
                <w:rFonts w:ascii="Arial" w:hAnsi="Arial" w:cs="Arial"/>
              </w:rPr>
              <w:t>La Magdalena Contreras</w:t>
            </w:r>
          </w:p>
        </w:tc>
        <w:tc>
          <w:tcPr>
            <w:tcW w:w="0" w:type="auto"/>
          </w:tcPr>
          <w:p w14:paraId="5A448076" w14:textId="77777777" w:rsidR="0060608D" w:rsidRPr="00C8295E" w:rsidRDefault="00000000" w:rsidP="00F37A0A">
            <w:pPr>
              <w:pStyle w:val="Compact"/>
              <w:jc w:val="both"/>
              <w:rPr>
                <w:rFonts w:ascii="Arial" w:hAnsi="Arial" w:cs="Arial"/>
              </w:rPr>
            </w:pPr>
            <w:r w:rsidRPr="00C8295E">
              <w:rPr>
                <w:rFonts w:ascii="Arial" w:hAnsi="Arial" w:cs="Arial"/>
              </w:rPr>
              <w:t>10735.292</w:t>
            </w:r>
          </w:p>
        </w:tc>
        <w:tc>
          <w:tcPr>
            <w:tcW w:w="0" w:type="auto"/>
          </w:tcPr>
          <w:p w14:paraId="1101154C" w14:textId="77777777" w:rsidR="0060608D" w:rsidRPr="00C8295E" w:rsidRDefault="00000000" w:rsidP="00F37A0A">
            <w:pPr>
              <w:pStyle w:val="Compact"/>
              <w:jc w:val="both"/>
              <w:rPr>
                <w:rFonts w:ascii="Arial" w:hAnsi="Arial" w:cs="Arial"/>
              </w:rPr>
            </w:pPr>
            <w:r w:rsidRPr="00C8295E">
              <w:rPr>
                <w:rFonts w:ascii="Arial" w:hAnsi="Arial" w:cs="Arial"/>
              </w:rPr>
              <w:t>10436.516</w:t>
            </w:r>
          </w:p>
        </w:tc>
        <w:tc>
          <w:tcPr>
            <w:tcW w:w="0" w:type="auto"/>
          </w:tcPr>
          <w:p w14:paraId="719AC3B2" w14:textId="77777777" w:rsidR="0060608D" w:rsidRPr="00C8295E" w:rsidRDefault="00000000" w:rsidP="00F37A0A">
            <w:pPr>
              <w:pStyle w:val="Compact"/>
              <w:jc w:val="both"/>
              <w:rPr>
                <w:rFonts w:ascii="Arial" w:hAnsi="Arial" w:cs="Arial"/>
              </w:rPr>
            </w:pPr>
            <w:r w:rsidRPr="00C8295E">
              <w:rPr>
                <w:rFonts w:ascii="Arial" w:hAnsi="Arial" w:cs="Arial"/>
              </w:rPr>
              <w:t>298.776</w:t>
            </w:r>
          </w:p>
        </w:tc>
      </w:tr>
      <w:tr w:rsidR="0060608D" w:rsidRPr="00C8295E" w14:paraId="312011B4" w14:textId="77777777" w:rsidTr="00D814EF">
        <w:tc>
          <w:tcPr>
            <w:tcW w:w="0" w:type="auto"/>
          </w:tcPr>
          <w:p w14:paraId="4D437146" w14:textId="77777777" w:rsidR="0060608D" w:rsidRPr="00C8295E" w:rsidRDefault="00000000" w:rsidP="00F37A0A">
            <w:pPr>
              <w:pStyle w:val="Compact"/>
              <w:jc w:val="both"/>
              <w:rPr>
                <w:rFonts w:ascii="Arial" w:hAnsi="Arial" w:cs="Arial"/>
              </w:rPr>
            </w:pPr>
            <w:r w:rsidRPr="00C8295E">
              <w:rPr>
                <w:rFonts w:ascii="Arial" w:hAnsi="Arial" w:cs="Arial"/>
              </w:rPr>
              <w:t>Milpa Alta</w:t>
            </w:r>
          </w:p>
        </w:tc>
        <w:tc>
          <w:tcPr>
            <w:tcW w:w="0" w:type="auto"/>
          </w:tcPr>
          <w:p w14:paraId="2F5D7355" w14:textId="77777777" w:rsidR="0060608D" w:rsidRPr="00C8295E" w:rsidRDefault="00000000" w:rsidP="00F37A0A">
            <w:pPr>
              <w:pStyle w:val="Compact"/>
              <w:jc w:val="both"/>
              <w:rPr>
                <w:rFonts w:ascii="Arial" w:hAnsi="Arial" w:cs="Arial"/>
              </w:rPr>
            </w:pPr>
            <w:r w:rsidRPr="00C8295E">
              <w:rPr>
                <w:rFonts w:ascii="Arial" w:hAnsi="Arial" w:cs="Arial"/>
                <w:b/>
                <w:bCs/>
              </w:rPr>
              <w:t>5666.401</w:t>
            </w:r>
          </w:p>
        </w:tc>
        <w:tc>
          <w:tcPr>
            <w:tcW w:w="0" w:type="auto"/>
          </w:tcPr>
          <w:p w14:paraId="2F1E42BF" w14:textId="77777777" w:rsidR="0060608D" w:rsidRPr="00C8295E" w:rsidRDefault="00000000" w:rsidP="00F37A0A">
            <w:pPr>
              <w:pStyle w:val="Compact"/>
              <w:jc w:val="both"/>
              <w:rPr>
                <w:rFonts w:ascii="Arial" w:hAnsi="Arial" w:cs="Arial"/>
              </w:rPr>
            </w:pPr>
            <w:r w:rsidRPr="00C8295E">
              <w:rPr>
                <w:rFonts w:ascii="Arial" w:hAnsi="Arial" w:cs="Arial"/>
                <w:b/>
                <w:bCs/>
              </w:rPr>
              <w:t>6123.678</w:t>
            </w:r>
          </w:p>
        </w:tc>
        <w:tc>
          <w:tcPr>
            <w:tcW w:w="0" w:type="auto"/>
          </w:tcPr>
          <w:p w14:paraId="36F35C13" w14:textId="77777777" w:rsidR="0060608D" w:rsidRPr="00C8295E" w:rsidRDefault="00000000" w:rsidP="00F37A0A">
            <w:pPr>
              <w:pStyle w:val="Compact"/>
              <w:jc w:val="both"/>
              <w:rPr>
                <w:rFonts w:ascii="Arial" w:hAnsi="Arial" w:cs="Arial"/>
              </w:rPr>
            </w:pPr>
            <w:r w:rsidRPr="00C8295E">
              <w:rPr>
                <w:rFonts w:ascii="Arial" w:hAnsi="Arial" w:cs="Arial"/>
              </w:rPr>
              <w:t>457.277</w:t>
            </w:r>
          </w:p>
        </w:tc>
      </w:tr>
      <w:tr w:rsidR="0060608D" w:rsidRPr="00C8295E" w14:paraId="5C4E792E" w14:textId="77777777" w:rsidTr="00D814EF">
        <w:tc>
          <w:tcPr>
            <w:tcW w:w="0" w:type="auto"/>
          </w:tcPr>
          <w:p w14:paraId="36540733" w14:textId="77777777" w:rsidR="0060608D" w:rsidRPr="00C8295E" w:rsidRDefault="00000000" w:rsidP="00F37A0A">
            <w:pPr>
              <w:pStyle w:val="Compact"/>
              <w:jc w:val="both"/>
              <w:rPr>
                <w:rFonts w:ascii="Arial" w:hAnsi="Arial" w:cs="Arial"/>
              </w:rPr>
            </w:pPr>
            <w:r w:rsidRPr="00C8295E">
              <w:rPr>
                <w:rFonts w:ascii="Arial" w:hAnsi="Arial" w:cs="Arial"/>
              </w:rPr>
              <w:t>Álvaro Obregón</w:t>
            </w:r>
          </w:p>
        </w:tc>
        <w:tc>
          <w:tcPr>
            <w:tcW w:w="0" w:type="auto"/>
          </w:tcPr>
          <w:p w14:paraId="50A4FD14" w14:textId="77777777" w:rsidR="0060608D" w:rsidRPr="00C8295E" w:rsidRDefault="00000000" w:rsidP="00F37A0A">
            <w:pPr>
              <w:pStyle w:val="Compact"/>
              <w:jc w:val="both"/>
              <w:rPr>
                <w:rFonts w:ascii="Arial" w:hAnsi="Arial" w:cs="Arial"/>
              </w:rPr>
            </w:pPr>
            <w:r w:rsidRPr="00C8295E">
              <w:rPr>
                <w:rFonts w:ascii="Arial" w:hAnsi="Arial" w:cs="Arial"/>
              </w:rPr>
              <w:t>13817.397</w:t>
            </w:r>
          </w:p>
        </w:tc>
        <w:tc>
          <w:tcPr>
            <w:tcW w:w="0" w:type="auto"/>
          </w:tcPr>
          <w:p w14:paraId="648DC207" w14:textId="77777777" w:rsidR="0060608D" w:rsidRPr="00C8295E" w:rsidRDefault="00000000" w:rsidP="00F37A0A">
            <w:pPr>
              <w:pStyle w:val="Compact"/>
              <w:jc w:val="both"/>
              <w:rPr>
                <w:rFonts w:ascii="Arial" w:hAnsi="Arial" w:cs="Arial"/>
              </w:rPr>
            </w:pPr>
            <w:r w:rsidRPr="00C8295E">
              <w:rPr>
                <w:rFonts w:ascii="Arial" w:hAnsi="Arial" w:cs="Arial"/>
              </w:rPr>
              <w:t>13849.550</w:t>
            </w:r>
          </w:p>
        </w:tc>
        <w:tc>
          <w:tcPr>
            <w:tcW w:w="0" w:type="auto"/>
          </w:tcPr>
          <w:p w14:paraId="2D59779C" w14:textId="77777777" w:rsidR="0060608D" w:rsidRPr="00C8295E" w:rsidRDefault="00000000" w:rsidP="00F37A0A">
            <w:pPr>
              <w:pStyle w:val="Compact"/>
              <w:jc w:val="both"/>
              <w:rPr>
                <w:rFonts w:ascii="Arial" w:hAnsi="Arial" w:cs="Arial"/>
              </w:rPr>
            </w:pPr>
            <w:r w:rsidRPr="00C8295E">
              <w:rPr>
                <w:rFonts w:ascii="Arial" w:hAnsi="Arial" w:cs="Arial"/>
                <w:b/>
                <w:bCs/>
              </w:rPr>
              <w:t>32.154</w:t>
            </w:r>
          </w:p>
        </w:tc>
      </w:tr>
      <w:tr w:rsidR="0060608D" w:rsidRPr="00C8295E" w14:paraId="6DE7C1B2" w14:textId="77777777" w:rsidTr="00D814EF">
        <w:tc>
          <w:tcPr>
            <w:tcW w:w="0" w:type="auto"/>
          </w:tcPr>
          <w:p w14:paraId="498BCDED" w14:textId="77777777" w:rsidR="0060608D" w:rsidRPr="00C8295E" w:rsidRDefault="00000000" w:rsidP="00F37A0A">
            <w:pPr>
              <w:pStyle w:val="Compact"/>
              <w:jc w:val="both"/>
              <w:rPr>
                <w:rFonts w:ascii="Arial" w:hAnsi="Arial" w:cs="Arial"/>
              </w:rPr>
            </w:pPr>
            <w:r w:rsidRPr="00C8295E">
              <w:rPr>
                <w:rFonts w:ascii="Arial" w:hAnsi="Arial" w:cs="Arial"/>
              </w:rPr>
              <w:t>Tláhuac</w:t>
            </w:r>
          </w:p>
        </w:tc>
        <w:tc>
          <w:tcPr>
            <w:tcW w:w="0" w:type="auto"/>
          </w:tcPr>
          <w:p w14:paraId="1367CC60" w14:textId="77777777" w:rsidR="0060608D" w:rsidRPr="00C8295E" w:rsidRDefault="00000000" w:rsidP="00F37A0A">
            <w:pPr>
              <w:pStyle w:val="Compact"/>
              <w:jc w:val="both"/>
              <w:rPr>
                <w:rFonts w:ascii="Arial" w:hAnsi="Arial" w:cs="Arial"/>
              </w:rPr>
            </w:pPr>
            <w:r w:rsidRPr="00C8295E">
              <w:rPr>
                <w:rFonts w:ascii="Arial" w:hAnsi="Arial" w:cs="Arial"/>
              </w:rPr>
              <w:t>7955.585</w:t>
            </w:r>
          </w:p>
        </w:tc>
        <w:tc>
          <w:tcPr>
            <w:tcW w:w="0" w:type="auto"/>
          </w:tcPr>
          <w:p w14:paraId="10183919" w14:textId="77777777" w:rsidR="0060608D" w:rsidRPr="00C8295E" w:rsidRDefault="00000000" w:rsidP="00F37A0A">
            <w:pPr>
              <w:pStyle w:val="Compact"/>
              <w:jc w:val="both"/>
              <w:rPr>
                <w:rFonts w:ascii="Arial" w:hAnsi="Arial" w:cs="Arial"/>
              </w:rPr>
            </w:pPr>
            <w:r w:rsidRPr="00C8295E">
              <w:rPr>
                <w:rFonts w:ascii="Arial" w:hAnsi="Arial" w:cs="Arial"/>
              </w:rPr>
              <w:t>8259.454</w:t>
            </w:r>
          </w:p>
        </w:tc>
        <w:tc>
          <w:tcPr>
            <w:tcW w:w="0" w:type="auto"/>
          </w:tcPr>
          <w:p w14:paraId="0C532CBB" w14:textId="77777777" w:rsidR="0060608D" w:rsidRPr="00C8295E" w:rsidRDefault="00000000" w:rsidP="00F37A0A">
            <w:pPr>
              <w:pStyle w:val="Compact"/>
              <w:jc w:val="both"/>
              <w:rPr>
                <w:rFonts w:ascii="Arial" w:hAnsi="Arial" w:cs="Arial"/>
              </w:rPr>
            </w:pPr>
            <w:r w:rsidRPr="00C8295E">
              <w:rPr>
                <w:rFonts w:ascii="Arial" w:hAnsi="Arial" w:cs="Arial"/>
              </w:rPr>
              <w:t>303.869</w:t>
            </w:r>
          </w:p>
        </w:tc>
      </w:tr>
      <w:tr w:rsidR="0060608D" w:rsidRPr="00C8295E" w14:paraId="12D7EA2B" w14:textId="77777777" w:rsidTr="00D814EF">
        <w:tc>
          <w:tcPr>
            <w:tcW w:w="0" w:type="auto"/>
          </w:tcPr>
          <w:p w14:paraId="6EFEB99B" w14:textId="77777777" w:rsidR="0060608D" w:rsidRPr="00C8295E" w:rsidRDefault="00000000" w:rsidP="00F37A0A">
            <w:pPr>
              <w:pStyle w:val="Compact"/>
              <w:jc w:val="both"/>
              <w:rPr>
                <w:rFonts w:ascii="Arial" w:hAnsi="Arial" w:cs="Arial"/>
              </w:rPr>
            </w:pPr>
            <w:r w:rsidRPr="00C8295E">
              <w:rPr>
                <w:rFonts w:ascii="Arial" w:hAnsi="Arial" w:cs="Arial"/>
              </w:rPr>
              <w:t>Tlalpan</w:t>
            </w:r>
          </w:p>
        </w:tc>
        <w:tc>
          <w:tcPr>
            <w:tcW w:w="0" w:type="auto"/>
          </w:tcPr>
          <w:p w14:paraId="3D235789" w14:textId="77777777" w:rsidR="0060608D" w:rsidRPr="00C8295E" w:rsidRDefault="00000000" w:rsidP="00F37A0A">
            <w:pPr>
              <w:pStyle w:val="Compact"/>
              <w:jc w:val="both"/>
              <w:rPr>
                <w:rFonts w:ascii="Arial" w:hAnsi="Arial" w:cs="Arial"/>
              </w:rPr>
            </w:pPr>
            <w:r w:rsidRPr="00C8295E">
              <w:rPr>
                <w:rFonts w:ascii="Arial" w:hAnsi="Arial" w:cs="Arial"/>
              </w:rPr>
              <w:t>9254.742</w:t>
            </w:r>
          </w:p>
        </w:tc>
        <w:tc>
          <w:tcPr>
            <w:tcW w:w="0" w:type="auto"/>
          </w:tcPr>
          <w:p w14:paraId="0FE1EFB9" w14:textId="77777777" w:rsidR="0060608D" w:rsidRPr="00C8295E" w:rsidRDefault="00000000" w:rsidP="00F37A0A">
            <w:pPr>
              <w:pStyle w:val="Compact"/>
              <w:jc w:val="both"/>
              <w:rPr>
                <w:rFonts w:ascii="Arial" w:hAnsi="Arial" w:cs="Arial"/>
              </w:rPr>
            </w:pPr>
            <w:r w:rsidRPr="00C8295E">
              <w:rPr>
                <w:rFonts w:ascii="Arial" w:hAnsi="Arial" w:cs="Arial"/>
              </w:rPr>
              <w:t>8971.716</w:t>
            </w:r>
          </w:p>
        </w:tc>
        <w:tc>
          <w:tcPr>
            <w:tcW w:w="0" w:type="auto"/>
          </w:tcPr>
          <w:p w14:paraId="69B65496" w14:textId="77777777" w:rsidR="0060608D" w:rsidRPr="00C8295E" w:rsidRDefault="00000000" w:rsidP="00F37A0A">
            <w:pPr>
              <w:pStyle w:val="Compact"/>
              <w:jc w:val="both"/>
              <w:rPr>
                <w:rFonts w:ascii="Arial" w:hAnsi="Arial" w:cs="Arial"/>
              </w:rPr>
            </w:pPr>
            <w:r w:rsidRPr="00C8295E">
              <w:rPr>
                <w:rFonts w:ascii="Arial" w:hAnsi="Arial" w:cs="Arial"/>
              </w:rPr>
              <w:t>283.026</w:t>
            </w:r>
          </w:p>
        </w:tc>
      </w:tr>
      <w:tr w:rsidR="0060608D" w:rsidRPr="00C8295E" w14:paraId="420D0AA6" w14:textId="77777777" w:rsidTr="00D814EF">
        <w:tc>
          <w:tcPr>
            <w:tcW w:w="0" w:type="auto"/>
          </w:tcPr>
          <w:p w14:paraId="003F27C7" w14:textId="77777777" w:rsidR="0060608D" w:rsidRPr="00C8295E" w:rsidRDefault="00000000" w:rsidP="00F37A0A">
            <w:pPr>
              <w:pStyle w:val="Compact"/>
              <w:jc w:val="both"/>
              <w:rPr>
                <w:rFonts w:ascii="Arial" w:hAnsi="Arial" w:cs="Arial"/>
              </w:rPr>
            </w:pPr>
            <w:r w:rsidRPr="00C8295E">
              <w:rPr>
                <w:rFonts w:ascii="Arial" w:hAnsi="Arial" w:cs="Arial"/>
              </w:rPr>
              <w:t>Xochimilco</w:t>
            </w:r>
          </w:p>
        </w:tc>
        <w:tc>
          <w:tcPr>
            <w:tcW w:w="0" w:type="auto"/>
          </w:tcPr>
          <w:p w14:paraId="11E59A98" w14:textId="77777777" w:rsidR="0060608D" w:rsidRPr="00C8295E" w:rsidRDefault="00000000" w:rsidP="00F37A0A">
            <w:pPr>
              <w:pStyle w:val="Compact"/>
              <w:jc w:val="both"/>
              <w:rPr>
                <w:rFonts w:ascii="Arial" w:hAnsi="Arial" w:cs="Arial"/>
              </w:rPr>
            </w:pPr>
            <w:r w:rsidRPr="00C8295E">
              <w:rPr>
                <w:rFonts w:ascii="Arial" w:hAnsi="Arial" w:cs="Arial"/>
              </w:rPr>
              <w:t>7884.059</w:t>
            </w:r>
          </w:p>
        </w:tc>
        <w:tc>
          <w:tcPr>
            <w:tcW w:w="0" w:type="auto"/>
          </w:tcPr>
          <w:p w14:paraId="30686D85" w14:textId="77777777" w:rsidR="0060608D" w:rsidRPr="00C8295E" w:rsidRDefault="00000000" w:rsidP="00F37A0A">
            <w:pPr>
              <w:pStyle w:val="Compact"/>
              <w:jc w:val="both"/>
              <w:rPr>
                <w:rFonts w:ascii="Arial" w:hAnsi="Arial" w:cs="Arial"/>
              </w:rPr>
            </w:pPr>
            <w:r w:rsidRPr="00C8295E">
              <w:rPr>
                <w:rFonts w:ascii="Arial" w:hAnsi="Arial" w:cs="Arial"/>
              </w:rPr>
              <w:t>8023.998</w:t>
            </w:r>
          </w:p>
        </w:tc>
        <w:tc>
          <w:tcPr>
            <w:tcW w:w="0" w:type="auto"/>
          </w:tcPr>
          <w:p w14:paraId="313E6748" w14:textId="77777777" w:rsidR="0060608D" w:rsidRPr="00C8295E" w:rsidRDefault="00000000" w:rsidP="00F37A0A">
            <w:pPr>
              <w:pStyle w:val="Compact"/>
              <w:jc w:val="both"/>
              <w:rPr>
                <w:rFonts w:ascii="Arial" w:hAnsi="Arial" w:cs="Arial"/>
              </w:rPr>
            </w:pPr>
            <w:r w:rsidRPr="00C8295E">
              <w:rPr>
                <w:rFonts w:ascii="Arial" w:hAnsi="Arial" w:cs="Arial"/>
              </w:rPr>
              <w:t>139.939</w:t>
            </w:r>
          </w:p>
        </w:tc>
      </w:tr>
      <w:tr w:rsidR="0060608D" w:rsidRPr="00C8295E" w14:paraId="239CF282" w14:textId="77777777" w:rsidTr="00D814EF">
        <w:tc>
          <w:tcPr>
            <w:tcW w:w="0" w:type="auto"/>
          </w:tcPr>
          <w:p w14:paraId="095E65D0" w14:textId="77777777" w:rsidR="0060608D" w:rsidRPr="00C8295E" w:rsidRDefault="00000000" w:rsidP="00F37A0A">
            <w:pPr>
              <w:pStyle w:val="Compact"/>
              <w:jc w:val="both"/>
              <w:rPr>
                <w:rFonts w:ascii="Arial" w:hAnsi="Arial" w:cs="Arial"/>
              </w:rPr>
            </w:pPr>
            <w:r w:rsidRPr="00C8295E">
              <w:rPr>
                <w:rFonts w:ascii="Arial" w:hAnsi="Arial" w:cs="Arial"/>
              </w:rPr>
              <w:t>Benito Juárez</w:t>
            </w:r>
          </w:p>
        </w:tc>
        <w:tc>
          <w:tcPr>
            <w:tcW w:w="0" w:type="auto"/>
          </w:tcPr>
          <w:p w14:paraId="0574986F" w14:textId="77777777" w:rsidR="0060608D" w:rsidRPr="00C8295E" w:rsidRDefault="00000000" w:rsidP="00F37A0A">
            <w:pPr>
              <w:pStyle w:val="Compact"/>
              <w:jc w:val="both"/>
              <w:rPr>
                <w:rFonts w:ascii="Arial" w:hAnsi="Arial" w:cs="Arial"/>
              </w:rPr>
            </w:pPr>
            <w:r w:rsidRPr="00C8295E">
              <w:rPr>
                <w:rFonts w:ascii="Arial" w:hAnsi="Arial" w:cs="Arial"/>
              </w:rPr>
              <w:t>25167.655</w:t>
            </w:r>
          </w:p>
        </w:tc>
        <w:tc>
          <w:tcPr>
            <w:tcW w:w="0" w:type="auto"/>
          </w:tcPr>
          <w:p w14:paraId="650892D1" w14:textId="77777777" w:rsidR="0060608D" w:rsidRPr="00C8295E" w:rsidRDefault="00000000" w:rsidP="00F37A0A">
            <w:pPr>
              <w:pStyle w:val="Compact"/>
              <w:jc w:val="both"/>
              <w:rPr>
                <w:rFonts w:ascii="Arial" w:hAnsi="Arial" w:cs="Arial"/>
              </w:rPr>
            </w:pPr>
            <w:r w:rsidRPr="00C8295E">
              <w:rPr>
                <w:rFonts w:ascii="Arial" w:hAnsi="Arial" w:cs="Arial"/>
                <w:b/>
                <w:bCs/>
              </w:rPr>
              <w:t>24282.706</w:t>
            </w:r>
          </w:p>
        </w:tc>
        <w:tc>
          <w:tcPr>
            <w:tcW w:w="0" w:type="auto"/>
          </w:tcPr>
          <w:p w14:paraId="14F55A7C" w14:textId="77777777" w:rsidR="0060608D" w:rsidRPr="00C8295E" w:rsidRDefault="00000000" w:rsidP="00F37A0A">
            <w:pPr>
              <w:pStyle w:val="Compact"/>
              <w:jc w:val="both"/>
              <w:rPr>
                <w:rFonts w:ascii="Arial" w:hAnsi="Arial" w:cs="Arial"/>
              </w:rPr>
            </w:pPr>
            <w:r w:rsidRPr="00C8295E">
              <w:rPr>
                <w:rFonts w:ascii="Arial" w:hAnsi="Arial" w:cs="Arial"/>
              </w:rPr>
              <w:t>884.950</w:t>
            </w:r>
          </w:p>
        </w:tc>
      </w:tr>
      <w:tr w:rsidR="0060608D" w:rsidRPr="00C8295E" w14:paraId="28005412" w14:textId="77777777" w:rsidTr="00D814EF">
        <w:tc>
          <w:tcPr>
            <w:tcW w:w="0" w:type="auto"/>
          </w:tcPr>
          <w:p w14:paraId="57102630" w14:textId="77777777" w:rsidR="0060608D" w:rsidRPr="00C8295E" w:rsidRDefault="00000000" w:rsidP="00F37A0A">
            <w:pPr>
              <w:pStyle w:val="Compact"/>
              <w:jc w:val="both"/>
              <w:rPr>
                <w:rFonts w:ascii="Arial" w:hAnsi="Arial" w:cs="Arial"/>
              </w:rPr>
            </w:pPr>
            <w:r w:rsidRPr="00C8295E">
              <w:rPr>
                <w:rFonts w:ascii="Arial" w:hAnsi="Arial" w:cs="Arial"/>
              </w:rPr>
              <w:t>Cuauhtémoc</w:t>
            </w:r>
          </w:p>
        </w:tc>
        <w:tc>
          <w:tcPr>
            <w:tcW w:w="0" w:type="auto"/>
          </w:tcPr>
          <w:p w14:paraId="2195EBC9" w14:textId="77777777" w:rsidR="0060608D" w:rsidRPr="00C8295E" w:rsidRDefault="00000000" w:rsidP="00F37A0A">
            <w:pPr>
              <w:pStyle w:val="Compact"/>
              <w:jc w:val="both"/>
              <w:rPr>
                <w:rFonts w:ascii="Arial" w:hAnsi="Arial" w:cs="Arial"/>
              </w:rPr>
            </w:pPr>
            <w:r w:rsidRPr="00C8295E">
              <w:rPr>
                <w:rFonts w:ascii="Arial" w:hAnsi="Arial" w:cs="Arial"/>
              </w:rPr>
              <w:t>17636.413</w:t>
            </w:r>
          </w:p>
        </w:tc>
        <w:tc>
          <w:tcPr>
            <w:tcW w:w="0" w:type="auto"/>
          </w:tcPr>
          <w:p w14:paraId="0F834A86" w14:textId="77777777" w:rsidR="0060608D" w:rsidRPr="00C8295E" w:rsidRDefault="00000000" w:rsidP="00F37A0A">
            <w:pPr>
              <w:pStyle w:val="Compact"/>
              <w:jc w:val="both"/>
              <w:rPr>
                <w:rFonts w:ascii="Arial" w:hAnsi="Arial" w:cs="Arial"/>
              </w:rPr>
            </w:pPr>
            <w:r w:rsidRPr="00C8295E">
              <w:rPr>
                <w:rFonts w:ascii="Arial" w:hAnsi="Arial" w:cs="Arial"/>
              </w:rPr>
              <w:t>13460.428</w:t>
            </w:r>
          </w:p>
        </w:tc>
        <w:tc>
          <w:tcPr>
            <w:tcW w:w="0" w:type="auto"/>
          </w:tcPr>
          <w:p w14:paraId="3ACEBB9D" w14:textId="77777777" w:rsidR="0060608D" w:rsidRPr="00C8295E" w:rsidRDefault="00000000" w:rsidP="00F37A0A">
            <w:pPr>
              <w:pStyle w:val="Compact"/>
              <w:jc w:val="both"/>
              <w:rPr>
                <w:rFonts w:ascii="Arial" w:hAnsi="Arial" w:cs="Arial"/>
              </w:rPr>
            </w:pPr>
            <w:r w:rsidRPr="00C8295E">
              <w:rPr>
                <w:rFonts w:ascii="Arial" w:hAnsi="Arial" w:cs="Arial"/>
                <w:b/>
                <w:bCs/>
              </w:rPr>
              <w:t>4175.985</w:t>
            </w:r>
          </w:p>
        </w:tc>
      </w:tr>
      <w:tr w:rsidR="0060608D" w:rsidRPr="00C8295E" w14:paraId="20ED0A38" w14:textId="77777777" w:rsidTr="00D814EF">
        <w:tc>
          <w:tcPr>
            <w:tcW w:w="0" w:type="auto"/>
          </w:tcPr>
          <w:p w14:paraId="2FA60ECE" w14:textId="77777777" w:rsidR="0060608D" w:rsidRPr="00C8295E" w:rsidRDefault="00000000" w:rsidP="00F37A0A">
            <w:pPr>
              <w:pStyle w:val="Compact"/>
              <w:jc w:val="both"/>
              <w:rPr>
                <w:rFonts w:ascii="Arial" w:hAnsi="Arial" w:cs="Arial"/>
              </w:rPr>
            </w:pPr>
            <w:r w:rsidRPr="00C8295E">
              <w:rPr>
                <w:rFonts w:ascii="Arial" w:hAnsi="Arial" w:cs="Arial"/>
              </w:rPr>
              <w:t>Miguel Hidalgo</w:t>
            </w:r>
          </w:p>
        </w:tc>
        <w:tc>
          <w:tcPr>
            <w:tcW w:w="0" w:type="auto"/>
          </w:tcPr>
          <w:p w14:paraId="1092CDA1" w14:textId="77777777" w:rsidR="0060608D" w:rsidRPr="00C8295E" w:rsidRDefault="00000000" w:rsidP="00F37A0A">
            <w:pPr>
              <w:pStyle w:val="Compact"/>
              <w:jc w:val="both"/>
              <w:rPr>
                <w:rFonts w:ascii="Arial" w:hAnsi="Arial" w:cs="Arial"/>
              </w:rPr>
            </w:pPr>
            <w:r w:rsidRPr="00C8295E">
              <w:rPr>
                <w:rFonts w:ascii="Arial" w:hAnsi="Arial" w:cs="Arial"/>
                <w:b/>
                <w:bCs/>
              </w:rPr>
              <w:t>25668.338</w:t>
            </w:r>
          </w:p>
        </w:tc>
        <w:tc>
          <w:tcPr>
            <w:tcW w:w="0" w:type="auto"/>
          </w:tcPr>
          <w:p w14:paraId="6AE75654" w14:textId="77777777" w:rsidR="0060608D" w:rsidRPr="00C8295E" w:rsidRDefault="00000000" w:rsidP="00F37A0A">
            <w:pPr>
              <w:pStyle w:val="Compact"/>
              <w:jc w:val="both"/>
              <w:rPr>
                <w:rFonts w:ascii="Arial" w:hAnsi="Arial" w:cs="Arial"/>
              </w:rPr>
            </w:pPr>
            <w:r w:rsidRPr="00C8295E">
              <w:rPr>
                <w:rFonts w:ascii="Arial" w:hAnsi="Arial" w:cs="Arial"/>
              </w:rPr>
              <w:t>23096.471</w:t>
            </w:r>
          </w:p>
        </w:tc>
        <w:tc>
          <w:tcPr>
            <w:tcW w:w="0" w:type="auto"/>
          </w:tcPr>
          <w:p w14:paraId="47E7C13D" w14:textId="77777777" w:rsidR="0060608D" w:rsidRPr="00C8295E" w:rsidRDefault="00000000" w:rsidP="00F37A0A">
            <w:pPr>
              <w:pStyle w:val="Compact"/>
              <w:jc w:val="both"/>
              <w:rPr>
                <w:rFonts w:ascii="Arial" w:hAnsi="Arial" w:cs="Arial"/>
              </w:rPr>
            </w:pPr>
            <w:r w:rsidRPr="00C8295E">
              <w:rPr>
                <w:rFonts w:ascii="Arial" w:hAnsi="Arial" w:cs="Arial"/>
              </w:rPr>
              <w:t>2571.867</w:t>
            </w:r>
          </w:p>
        </w:tc>
      </w:tr>
      <w:tr w:rsidR="0060608D" w:rsidRPr="00C8295E" w14:paraId="793768F5" w14:textId="77777777" w:rsidTr="00D814EF">
        <w:tc>
          <w:tcPr>
            <w:tcW w:w="0" w:type="auto"/>
          </w:tcPr>
          <w:p w14:paraId="40ADBDA4" w14:textId="77777777" w:rsidR="0060608D" w:rsidRPr="00C8295E" w:rsidRDefault="00000000" w:rsidP="00F37A0A">
            <w:pPr>
              <w:pStyle w:val="Compact"/>
              <w:jc w:val="both"/>
              <w:rPr>
                <w:rFonts w:ascii="Arial" w:hAnsi="Arial" w:cs="Arial"/>
              </w:rPr>
            </w:pPr>
            <w:r w:rsidRPr="00C8295E">
              <w:rPr>
                <w:rFonts w:ascii="Arial" w:hAnsi="Arial" w:cs="Arial"/>
              </w:rPr>
              <w:t>Venustiano Carranza</w:t>
            </w:r>
          </w:p>
        </w:tc>
        <w:tc>
          <w:tcPr>
            <w:tcW w:w="0" w:type="auto"/>
          </w:tcPr>
          <w:p w14:paraId="6451185D" w14:textId="77777777" w:rsidR="0060608D" w:rsidRPr="00C8295E" w:rsidRDefault="00000000" w:rsidP="00F37A0A">
            <w:pPr>
              <w:pStyle w:val="Compact"/>
              <w:jc w:val="both"/>
              <w:rPr>
                <w:rFonts w:ascii="Arial" w:hAnsi="Arial" w:cs="Arial"/>
              </w:rPr>
            </w:pPr>
            <w:r w:rsidRPr="00C8295E">
              <w:rPr>
                <w:rFonts w:ascii="Arial" w:hAnsi="Arial" w:cs="Arial"/>
              </w:rPr>
              <w:t>15085.567</w:t>
            </w:r>
          </w:p>
        </w:tc>
        <w:tc>
          <w:tcPr>
            <w:tcW w:w="0" w:type="auto"/>
          </w:tcPr>
          <w:p w14:paraId="1620952F" w14:textId="77777777" w:rsidR="0060608D" w:rsidRPr="00C8295E" w:rsidRDefault="00000000" w:rsidP="00F37A0A">
            <w:pPr>
              <w:pStyle w:val="Compact"/>
              <w:jc w:val="both"/>
              <w:rPr>
                <w:rFonts w:ascii="Arial" w:hAnsi="Arial" w:cs="Arial"/>
              </w:rPr>
            </w:pPr>
            <w:r w:rsidRPr="00C8295E">
              <w:rPr>
                <w:rFonts w:ascii="Arial" w:hAnsi="Arial" w:cs="Arial"/>
              </w:rPr>
              <w:t>12276.001</w:t>
            </w:r>
          </w:p>
        </w:tc>
        <w:tc>
          <w:tcPr>
            <w:tcW w:w="0" w:type="auto"/>
          </w:tcPr>
          <w:p w14:paraId="7B07E70A" w14:textId="77777777" w:rsidR="0060608D" w:rsidRPr="00C8295E" w:rsidRDefault="00000000" w:rsidP="00F37A0A">
            <w:pPr>
              <w:pStyle w:val="Compact"/>
              <w:jc w:val="both"/>
              <w:rPr>
                <w:rFonts w:ascii="Arial" w:hAnsi="Arial" w:cs="Arial"/>
              </w:rPr>
            </w:pPr>
            <w:r w:rsidRPr="00C8295E">
              <w:rPr>
                <w:rFonts w:ascii="Arial" w:hAnsi="Arial" w:cs="Arial"/>
              </w:rPr>
              <w:t>2809.566</w:t>
            </w:r>
          </w:p>
        </w:tc>
      </w:tr>
    </w:tbl>
    <w:p w14:paraId="5DC288CC" w14:textId="77777777" w:rsidR="0060608D" w:rsidRPr="00C8295E" w:rsidRDefault="00000000" w:rsidP="00F37A0A">
      <w:pPr>
        <w:pStyle w:val="Ttulo1"/>
        <w:jc w:val="both"/>
        <w:rPr>
          <w:rFonts w:ascii="Arial" w:hAnsi="Arial" w:cs="Arial"/>
          <w:sz w:val="24"/>
          <w:szCs w:val="24"/>
        </w:rPr>
      </w:pPr>
      <w:bookmarkStart w:id="209" w:name="sec:conclusiones"/>
      <w:bookmarkEnd w:id="164"/>
      <w:bookmarkEnd w:id="206"/>
      <w:bookmarkEnd w:id="207"/>
      <w:r w:rsidRPr="00C8295E">
        <w:rPr>
          <w:rFonts w:ascii="Arial" w:hAnsi="Arial" w:cs="Arial"/>
          <w:sz w:val="24"/>
          <w:szCs w:val="24"/>
        </w:rPr>
        <w:t>Conclusiones</w:t>
      </w:r>
    </w:p>
    <w:p w14:paraId="0B06D573" w14:textId="5601C1CD" w:rsidR="0060608D" w:rsidRPr="00C8295E" w:rsidRDefault="00000000" w:rsidP="00A9708B">
      <w:pPr>
        <w:pStyle w:val="FirstParagraph"/>
        <w:jc w:val="both"/>
        <w:rPr>
          <w:rFonts w:ascii="Arial" w:hAnsi="Arial" w:cs="Arial"/>
        </w:rPr>
      </w:pPr>
      <w:r w:rsidRPr="00C8295E">
        <w:rPr>
          <w:rFonts w:ascii="Arial" w:hAnsi="Arial" w:cs="Arial"/>
        </w:rPr>
        <w:t xml:space="preserve">Un aspecto clave sobre el modelo propuesto, es la interpretación del parámetro de forma. En este escenario, puede </w:t>
      </w:r>
      <w:r w:rsidR="00E52289" w:rsidRPr="00C8295E">
        <w:rPr>
          <w:rFonts w:ascii="Arial" w:hAnsi="Arial" w:cs="Arial"/>
        </w:rPr>
        <w:t>interpretarse</w:t>
      </w:r>
      <w:r w:rsidRPr="00C8295E">
        <w:rPr>
          <w:rFonts w:ascii="Arial" w:hAnsi="Arial" w:cs="Arial"/>
        </w:rPr>
        <w:t xml:space="preserve"> como un</w:t>
      </w:r>
      <w:r w:rsidR="00E52289" w:rsidRPr="00C8295E">
        <w:rPr>
          <w:rFonts w:ascii="Arial" w:hAnsi="Arial" w:cs="Arial"/>
        </w:rPr>
        <w:t xml:space="preserve"> parámetro de asimetría distribucional del ingreso, y no como una medida directa de heterogeneidad estocástica no observada </w:t>
      </w:r>
      <w:r w:rsidRPr="00C8295E">
        <w:rPr>
          <w:rFonts w:ascii="Arial" w:hAnsi="Arial" w:cs="Arial"/>
        </w:rPr>
        <w:t>dentro de una alcaldía, y con ello, de la población en esta. Debido a la dualidad de este parámetro en el modelo propuesto, puede estudiarse como correlación, es decir, de forma aproximada, valores</w:t>
      </w:r>
      <w:r w:rsidR="00A9708B" w:rsidRPr="00C8295E">
        <w:rPr>
          <w:rFonts w:ascii="Arial" w:hAnsi="Arial" w:cs="Arial"/>
        </w:rPr>
        <w:t xml:space="preserve"> pequeños indican asimetría leve, mientras que valores cercanos a uno indican una asimetría marcada en la distribución del ingreso</w:t>
      </w:r>
      <w:r w:rsidR="005306A8" w:rsidRPr="00C8295E">
        <w:rPr>
          <w:rFonts w:ascii="Arial" w:hAnsi="Arial" w:cs="Arial"/>
        </w:rPr>
        <w:t>.</w:t>
      </w:r>
    </w:p>
    <w:p w14:paraId="2037605D" w14:textId="2C3886FF" w:rsidR="0060608D" w:rsidRPr="00C8295E" w:rsidRDefault="00000000" w:rsidP="00F37A0A">
      <w:pPr>
        <w:pStyle w:val="Textoindependiente"/>
        <w:jc w:val="both"/>
        <w:rPr>
          <w:rFonts w:ascii="Arial" w:hAnsi="Arial" w:cs="Arial"/>
        </w:rPr>
      </w:pPr>
      <w:r w:rsidRPr="00C8295E">
        <w:rPr>
          <w:rFonts w:ascii="Arial" w:hAnsi="Arial" w:cs="Arial"/>
        </w:rPr>
        <w:t xml:space="preserve">Las estimaciones del parámetro de correlación en el Cuadro </w:t>
      </w:r>
      <w:hyperlink w:anchor="tab:estimaciones">
        <w:r w:rsidR="0060608D" w:rsidRPr="00C8295E">
          <w:rPr>
            <w:rStyle w:val="Hipervnculo"/>
            <w:rFonts w:ascii="Arial" w:hAnsi="Arial" w:cs="Arial"/>
          </w:rPr>
          <w:t>5</w:t>
        </w:r>
      </w:hyperlink>
      <w:r w:rsidRPr="00C8295E">
        <w:rPr>
          <w:rFonts w:ascii="Arial" w:hAnsi="Arial" w:cs="Arial"/>
        </w:rPr>
        <w:t xml:space="preserve">, indican que en las alcaldías Tláhuac (0.9204), Milpa Alta (0.8606), La Magdalena Contreras (0.8458) y </w:t>
      </w:r>
      <w:r w:rsidR="007561BC" w:rsidRPr="00C8295E">
        <w:rPr>
          <w:rFonts w:ascii="Arial" w:hAnsi="Arial" w:cs="Arial"/>
        </w:rPr>
        <w:t>Tlalpan</w:t>
      </w:r>
      <w:r w:rsidRPr="00C8295E">
        <w:rPr>
          <w:rFonts w:ascii="Arial" w:hAnsi="Arial" w:cs="Arial"/>
        </w:rPr>
        <w:t xml:space="preserve"> (0.7889), se observan los valores de sesgo más grandes. Estas alcaldías se ubican al sureste, sur y suroeste de la Ciudad, y constituyen zonas periféricas. Además, tres de estas cuatro alcaldías contienen poblaciones de contextos urbanos y rurales. Así mismo, el modelo encontró que la distribución del ingreso es más simétrica en las alcaldías Venustiano Carranza (0.1638) y </w:t>
      </w:r>
      <w:r w:rsidR="00504C04" w:rsidRPr="00C8295E">
        <w:rPr>
          <w:rFonts w:ascii="Arial" w:hAnsi="Arial" w:cs="Arial"/>
        </w:rPr>
        <w:t>Cuauhtémoc</w:t>
      </w:r>
      <w:r w:rsidRPr="00C8295E">
        <w:rPr>
          <w:rFonts w:ascii="Arial" w:hAnsi="Arial" w:cs="Arial"/>
        </w:rPr>
        <w:t xml:space="preserve"> (0.1775), localizadas en el centro y poniente de la Ciudad.</w:t>
      </w:r>
    </w:p>
    <w:p w14:paraId="0778A37C" w14:textId="76C438F6" w:rsidR="0060608D" w:rsidRPr="00C8295E" w:rsidRDefault="00000000" w:rsidP="00AA172D">
      <w:pPr>
        <w:pStyle w:val="Textoindependiente"/>
        <w:jc w:val="both"/>
        <w:rPr>
          <w:rFonts w:ascii="Arial" w:hAnsi="Arial" w:cs="Arial"/>
        </w:rPr>
      </w:pPr>
      <w:r w:rsidRPr="00C8295E">
        <w:rPr>
          <w:rFonts w:ascii="Arial" w:hAnsi="Arial" w:cs="Arial"/>
        </w:rPr>
        <w:t>Los resultados muestran que las alcaldías con los niveles más bajos del ICTPC presentan también sesgos grandes en las estimaciones del ingreso. Este hallazgo sugiere que las estimaciones directas resultan menos confiables precisamente en los territorios más vulnerables, lo que evidencia una limitación metodológica relevante en la medición de la pobreza</w:t>
      </w:r>
      <w:r w:rsidR="00AA172D" w:rsidRPr="00C8295E">
        <w:rPr>
          <w:rFonts w:ascii="Arial" w:hAnsi="Arial" w:cs="Arial"/>
        </w:rPr>
        <w:t xml:space="preserve">, dado que la asimetría captura características distribucionales que están </w:t>
      </w:r>
      <w:r w:rsidR="00AA172D" w:rsidRPr="00C8295E">
        <w:rPr>
          <w:rFonts w:ascii="Arial" w:hAnsi="Arial" w:cs="Arial"/>
        </w:rPr>
        <w:lastRenderedPageBreak/>
        <w:t>relacionadas, pero no son equivalentes, a las medidas tradicionales de desigualdad.</w:t>
      </w:r>
      <w:r w:rsidRPr="00C8295E">
        <w:rPr>
          <w:rFonts w:ascii="Arial" w:hAnsi="Arial" w:cs="Arial"/>
        </w:rPr>
        <w:t xml:space="preserve"> En este sentido, la aplicación de modelos en áreas pequeñas permite reducir dichos sesgos y mejorar la precisión de las estimaciones, contribuyendo a una representación más adecuada de las desigualdades territoriales del ingreso en la Ciudad de México.</w:t>
      </w:r>
    </w:p>
    <w:p w14:paraId="3A247B67" w14:textId="77777777" w:rsidR="0060608D" w:rsidRPr="00C8295E" w:rsidRDefault="00000000" w:rsidP="00F37A0A">
      <w:pPr>
        <w:pStyle w:val="Textoindependiente"/>
        <w:jc w:val="both"/>
        <w:rPr>
          <w:rFonts w:ascii="Arial" w:hAnsi="Arial" w:cs="Arial"/>
        </w:rPr>
      </w:pPr>
      <w:r w:rsidRPr="00C8295E">
        <w:rPr>
          <w:rFonts w:ascii="Arial" w:hAnsi="Arial" w:cs="Arial"/>
        </w:rPr>
        <w:t>El hecho de que las alcaldías con mayores niveles de pobreza presentan también mayores sesgos en las estimaciones del ingreso, es consistente con la existencia de una mayor brecha salarial al interior de estos territorios. Una mayor heterogeneidad de ingresos incrementa la varianza y reduce la representatividad de las estimaciones directas. En este contexto, los modelos en áreas pequeñas contribuyen a capturar de manera más adecuada dicha heterogeneidad, mejorando la precisión de la medición del ingreso a nivel municipal.</w:t>
      </w:r>
    </w:p>
    <w:p w14:paraId="2BFA6552" w14:textId="426786C8" w:rsidR="00FB51B0" w:rsidRPr="00C8295E" w:rsidRDefault="00000000" w:rsidP="00FB55AF">
      <w:pPr>
        <w:pStyle w:val="Textoindependiente"/>
        <w:jc w:val="both"/>
        <w:rPr>
          <w:rFonts w:ascii="Arial" w:hAnsi="Arial" w:cs="Arial"/>
        </w:rPr>
      </w:pPr>
      <w:r w:rsidRPr="00C8295E">
        <w:rPr>
          <w:rFonts w:ascii="Arial" w:hAnsi="Arial" w:cs="Arial"/>
        </w:rPr>
        <w:t>Por otra parte, una desventaja del método de estimación propuesto</w:t>
      </w:r>
      <w:r w:rsidR="00696561" w:rsidRPr="00C8295E">
        <w:rPr>
          <w:rFonts w:ascii="Arial" w:hAnsi="Arial" w:cs="Arial"/>
        </w:rPr>
        <w:t xml:space="preserve"> </w:t>
      </w:r>
      <w:r w:rsidRPr="00C8295E">
        <w:rPr>
          <w:rFonts w:ascii="Arial" w:hAnsi="Arial" w:cs="Arial"/>
        </w:rPr>
        <w:t>es que</w:t>
      </w:r>
      <w:r w:rsidR="00427F20" w:rsidRPr="00C8295E">
        <w:rPr>
          <w:rFonts w:ascii="Arial" w:hAnsi="Arial" w:cs="Arial"/>
        </w:rPr>
        <w:t xml:space="preserve"> puede subestimar la incertidumbre asociada a los parámetros, e</w:t>
      </w:r>
      <w:r w:rsidRPr="00C8295E">
        <w:rPr>
          <w:rFonts w:ascii="Arial" w:hAnsi="Arial" w:cs="Arial"/>
        </w:rPr>
        <w:t xml:space="preserve">s decir, reportar errores estándar pequeños e intervalos creíbles más angostos de </w:t>
      </w:r>
      <w:proofErr w:type="spellStart"/>
      <w:r w:rsidRPr="00C8295E">
        <w:rPr>
          <w:rFonts w:ascii="Arial" w:hAnsi="Arial" w:cs="Arial"/>
        </w:rPr>
        <w:t>como</w:t>
      </w:r>
      <w:proofErr w:type="spellEnd"/>
      <w:r w:rsidRPr="00C8295E">
        <w:rPr>
          <w:rFonts w:ascii="Arial" w:hAnsi="Arial" w:cs="Arial"/>
        </w:rPr>
        <w:t xml:space="preserve"> son en realidad. Para las regiones sin observaciones, no se dispone de información para aprender directamente el efecto que tiene el parámetro de forma, por lo </w:t>
      </w:r>
      <w:r w:rsidR="00C53D5F" w:rsidRPr="00C8295E">
        <w:rPr>
          <w:rFonts w:ascii="Arial" w:hAnsi="Arial" w:cs="Arial"/>
        </w:rPr>
        <w:t>que,</w:t>
      </w:r>
      <w:r w:rsidRPr="00C8295E">
        <w:rPr>
          <w:rFonts w:ascii="Arial" w:hAnsi="Arial" w:cs="Arial"/>
        </w:rPr>
        <w:t xml:space="preserve"> en este escenario, las estimaciones del log-ICTPC tienden a ser más simétricas. </w:t>
      </w:r>
      <w:proofErr w:type="gramStart"/>
      <w:r w:rsidR="00C53D5F" w:rsidRPr="00C8295E">
        <w:rPr>
          <w:rFonts w:ascii="Arial" w:hAnsi="Arial" w:cs="Arial"/>
        </w:rPr>
        <w:t>Un</w:t>
      </w:r>
      <w:r w:rsidR="00696561" w:rsidRPr="00C8295E">
        <w:rPr>
          <w:rFonts w:ascii="Arial" w:hAnsi="Arial" w:cs="Arial"/>
        </w:rPr>
        <w:t>a</w:t>
      </w:r>
      <w:r w:rsidR="00C53D5F" w:rsidRPr="00C8295E">
        <w:rPr>
          <w:rFonts w:ascii="Arial" w:hAnsi="Arial" w:cs="Arial"/>
        </w:rPr>
        <w:t xml:space="preserve"> área</w:t>
      </w:r>
      <w:proofErr w:type="gramEnd"/>
      <w:r w:rsidRPr="00C8295E">
        <w:rPr>
          <w:rFonts w:ascii="Arial" w:hAnsi="Arial" w:cs="Arial"/>
        </w:rPr>
        <w:t xml:space="preserve"> de oportunidad para esta </w:t>
      </w:r>
      <w:r w:rsidR="00833720" w:rsidRPr="00C8295E">
        <w:rPr>
          <w:rFonts w:ascii="Arial" w:hAnsi="Arial" w:cs="Arial"/>
        </w:rPr>
        <w:t>metodología</w:t>
      </w:r>
      <w:r w:rsidRPr="00C8295E">
        <w:rPr>
          <w:rFonts w:ascii="Arial" w:hAnsi="Arial" w:cs="Arial"/>
        </w:rPr>
        <w:t xml:space="preserve"> consiste en proponer una distribución </w:t>
      </w:r>
      <w:r w:rsidRPr="00C8295E">
        <w:rPr>
          <w:rFonts w:ascii="Arial" w:hAnsi="Arial" w:cs="Arial"/>
          <w:u w:val="single"/>
        </w:rPr>
        <w:t>a priori</w:t>
      </w:r>
      <w:r w:rsidRPr="00C8295E">
        <w:rPr>
          <w:rFonts w:ascii="Arial" w:hAnsi="Arial" w:cs="Arial"/>
        </w:rPr>
        <w:t xml:space="preserve"> que permitan compartir información acerca del parámetro de forma.</w:t>
      </w:r>
    </w:p>
    <w:p w14:paraId="746B6021" w14:textId="47AB9053" w:rsidR="002E2381" w:rsidRPr="00C8295E" w:rsidRDefault="002E2381" w:rsidP="00FB55AF">
      <w:pPr>
        <w:pStyle w:val="Textoindependiente"/>
        <w:jc w:val="both"/>
        <w:rPr>
          <w:rFonts w:ascii="Arial" w:hAnsi="Arial" w:cs="Arial"/>
        </w:rPr>
      </w:pPr>
      <w:r w:rsidRPr="00C8295E">
        <w:rPr>
          <w:rFonts w:ascii="Arial" w:hAnsi="Arial" w:cs="Arial"/>
        </w:rPr>
        <w:t xml:space="preserve">Adicionalmente, la metodología propuesta es potencialmente extensible a otras entidades federativas del país, dada su formulación general y su dependencia de fuentes de información oficiales disponibles a nivel nacional. Aplicaciones análogas de este enfoque en distintos contextos territoriales sugieren que los resultados obtenidos son consistentes con los patrones de pobreza e ingreso reportados por el Consejo Nacional de Evaluación de la Política de Desarrollo Social (CONEVAL), aunque </w:t>
      </w:r>
      <w:r w:rsidR="00C8578D" w:rsidRPr="00C8295E">
        <w:rPr>
          <w:rFonts w:ascii="Arial" w:hAnsi="Arial" w:cs="Arial"/>
        </w:rPr>
        <w:t>con</w:t>
      </w:r>
      <w:r w:rsidRPr="00C8295E">
        <w:rPr>
          <w:rFonts w:ascii="Arial" w:hAnsi="Arial" w:cs="Arial"/>
        </w:rPr>
        <w:t xml:space="preserve"> una medición de la incertidumbre más precisa y explícita, derivada del enfoque bayesiano en áreas pequeñas. En este sentido, la metodología propuesta constituye una herramienta flexible y escalable para el análisis del ingreso y la pobreza a nivel subnacional en México.</w:t>
      </w:r>
    </w:p>
    <w:p w14:paraId="7C21B9FD" w14:textId="77777777" w:rsidR="002C1A22" w:rsidRPr="00C8295E" w:rsidRDefault="002C1A22" w:rsidP="002C1A22">
      <w:pPr>
        <w:rPr>
          <w:rFonts w:ascii="Arial" w:hAnsi="Arial" w:cs="Arial"/>
        </w:rPr>
      </w:pPr>
    </w:p>
    <w:p w14:paraId="23BC9235" w14:textId="77777777" w:rsidR="002629EA" w:rsidRPr="00C8295E" w:rsidRDefault="002629EA" w:rsidP="002629EA">
      <w:pPr>
        <w:pStyle w:val="Ttulo1"/>
        <w:jc w:val="both"/>
        <w:rPr>
          <w:rFonts w:ascii="Arial" w:hAnsi="Arial" w:cs="Arial"/>
          <w:sz w:val="24"/>
          <w:szCs w:val="24"/>
        </w:rPr>
      </w:pPr>
      <w:r w:rsidRPr="00C8295E">
        <w:rPr>
          <w:rFonts w:ascii="Arial" w:hAnsi="Arial" w:cs="Arial"/>
          <w:sz w:val="24"/>
          <w:szCs w:val="24"/>
        </w:rPr>
        <w:t>Agradecimientos</w:t>
      </w:r>
    </w:p>
    <w:p w14:paraId="196E5B54" w14:textId="3616C6AD" w:rsidR="00E51F0C" w:rsidRPr="00C8295E" w:rsidRDefault="00160D09" w:rsidP="00E51F0C">
      <w:pPr>
        <w:rPr>
          <w:rFonts w:ascii="Arial" w:hAnsi="Arial" w:cs="Arial"/>
        </w:rPr>
      </w:pPr>
      <w:r>
        <w:rPr>
          <w:rFonts w:ascii="Arial" w:hAnsi="Arial" w:cs="Arial"/>
        </w:rPr>
        <w:t>A</w:t>
      </w:r>
      <w:r w:rsidR="002629EA" w:rsidRPr="00C8295E">
        <w:rPr>
          <w:rFonts w:ascii="Arial" w:hAnsi="Arial" w:cs="Arial"/>
        </w:rPr>
        <w:t xml:space="preserve"> la Secretaría de Ciencia, Humanidades, Tecnología e Innovación (SECIHTI)</w:t>
      </w:r>
      <w:r w:rsidR="00E51F0C" w:rsidRPr="00C8295E">
        <w:rPr>
          <w:rFonts w:ascii="Arial" w:hAnsi="Arial" w:cs="Arial"/>
        </w:rPr>
        <w:t xml:space="preserve"> por el apoyo financiero a través de las becas nacionales para estudios de posgrado</w:t>
      </w:r>
      <w:r w:rsidR="00D97ADB" w:rsidRPr="00C8295E">
        <w:rPr>
          <w:rFonts w:ascii="Arial" w:hAnsi="Arial" w:cs="Arial"/>
        </w:rPr>
        <w:t>.</w:t>
      </w:r>
    </w:p>
    <w:p w14:paraId="32A8C7EE" w14:textId="197816BD" w:rsidR="00007EFD" w:rsidRPr="00C8295E" w:rsidRDefault="00E51F0C" w:rsidP="00E51F0C">
      <w:pPr>
        <w:pStyle w:val="Ttulo1"/>
        <w:jc w:val="both"/>
        <w:rPr>
          <w:rFonts w:ascii="Arial" w:hAnsi="Arial" w:cs="Arial"/>
          <w:sz w:val="24"/>
          <w:szCs w:val="24"/>
        </w:rPr>
      </w:pPr>
      <w:r w:rsidRPr="00C8295E">
        <w:rPr>
          <w:rFonts w:ascii="Arial" w:hAnsi="Arial" w:cs="Arial"/>
          <w:sz w:val="24"/>
          <w:szCs w:val="24"/>
        </w:rPr>
        <w:t>C</w:t>
      </w:r>
      <w:r w:rsidR="00007EFD" w:rsidRPr="00C8295E">
        <w:rPr>
          <w:rFonts w:ascii="Arial" w:hAnsi="Arial" w:cs="Arial"/>
          <w:sz w:val="24"/>
          <w:szCs w:val="24"/>
        </w:rPr>
        <w:t>onflicto de interés</w:t>
      </w:r>
    </w:p>
    <w:p w14:paraId="360156E0" w14:textId="3EFF53ED" w:rsidR="00007EFD" w:rsidRPr="00C8295E" w:rsidRDefault="002C1A22" w:rsidP="00007EFD">
      <w:pPr>
        <w:pStyle w:val="Textoindependiente"/>
        <w:rPr>
          <w:rFonts w:ascii="Arial" w:hAnsi="Arial" w:cs="Arial"/>
        </w:rPr>
      </w:pPr>
      <w:r w:rsidRPr="00C8295E">
        <w:rPr>
          <w:rFonts w:ascii="Arial" w:hAnsi="Arial" w:cs="Arial"/>
        </w:rPr>
        <w:t xml:space="preserve">Los autores declaran </w:t>
      </w:r>
      <w:r w:rsidR="003F73FE" w:rsidRPr="00C8295E">
        <w:rPr>
          <w:rFonts w:ascii="Arial" w:hAnsi="Arial" w:cs="Arial"/>
        </w:rPr>
        <w:t>no tener algún</w:t>
      </w:r>
      <w:r w:rsidRPr="00C8295E">
        <w:rPr>
          <w:rFonts w:ascii="Arial" w:hAnsi="Arial" w:cs="Arial"/>
        </w:rPr>
        <w:t xml:space="preserve"> conflicto de interés</w:t>
      </w:r>
      <w:r w:rsidR="003F73FE" w:rsidRPr="00C8295E">
        <w:rPr>
          <w:rFonts w:ascii="Arial" w:hAnsi="Arial" w:cs="Arial"/>
        </w:rPr>
        <w:t>.</w:t>
      </w:r>
    </w:p>
    <w:p w14:paraId="50900949" w14:textId="77777777" w:rsidR="00E54E27" w:rsidRPr="00C8295E" w:rsidRDefault="00E54E27" w:rsidP="00FB55AF">
      <w:pPr>
        <w:pStyle w:val="Textoindependiente"/>
        <w:jc w:val="both"/>
        <w:rPr>
          <w:rFonts w:ascii="Arial" w:hAnsi="Arial" w:cs="Arial"/>
        </w:rPr>
      </w:pPr>
    </w:p>
    <w:p w14:paraId="70C409DB" w14:textId="52C15862" w:rsidR="00833720" w:rsidRPr="00C8295E" w:rsidRDefault="00833720" w:rsidP="00833720">
      <w:pPr>
        <w:pStyle w:val="Ttulo1"/>
        <w:jc w:val="both"/>
        <w:rPr>
          <w:rFonts w:ascii="Arial" w:hAnsi="Arial" w:cs="Arial"/>
          <w:sz w:val="24"/>
          <w:szCs w:val="24"/>
        </w:rPr>
      </w:pPr>
      <w:commentRangeStart w:id="210"/>
      <w:r w:rsidRPr="00C8295E">
        <w:rPr>
          <w:rFonts w:ascii="Arial" w:hAnsi="Arial" w:cs="Arial"/>
          <w:sz w:val="24"/>
          <w:szCs w:val="24"/>
        </w:rPr>
        <w:t>Referencias</w:t>
      </w:r>
      <w:commentRangeEnd w:id="210"/>
      <w:r w:rsidR="00160D09">
        <w:rPr>
          <w:rStyle w:val="Refdecomentario"/>
          <w:rFonts w:asciiTheme="minorHAnsi" w:eastAsiaTheme="minorEastAsia" w:hAnsiTheme="minorHAnsi" w:cstheme="minorBidi"/>
          <w:color w:val="auto"/>
        </w:rPr>
        <w:commentReference w:id="210"/>
      </w:r>
    </w:p>
    <w:p w14:paraId="0C469452" w14:textId="77777777" w:rsidR="00833720" w:rsidRPr="00A30EE0" w:rsidRDefault="00833720" w:rsidP="00833720">
      <w:pPr>
        <w:pStyle w:val="Bibliografa"/>
        <w:jc w:val="both"/>
        <w:rPr>
          <w:rFonts w:ascii="Arial" w:hAnsi="Arial" w:cs="Arial"/>
          <w:lang w:val="en-US"/>
          <w:rPrChange w:id="211" w:author="Paulino Perez Rodríguez" w:date="2026-01-30T10:10:00Z" w16du:dateUtc="2026-01-30T16:10:00Z">
            <w:rPr>
              <w:rFonts w:ascii="Arial" w:hAnsi="Arial" w:cs="Arial"/>
            </w:rPr>
          </w:rPrChange>
        </w:rPr>
      </w:pPr>
      <w:bookmarkStart w:id="212" w:name="ref-arellano:2008"/>
      <w:bookmarkStart w:id="213" w:name="refs"/>
      <w:r w:rsidRPr="00C8295E">
        <w:rPr>
          <w:rFonts w:ascii="Arial" w:hAnsi="Arial" w:cs="Arial"/>
        </w:rPr>
        <w:t xml:space="preserve">Arellano-Valle, R. B., &amp; </w:t>
      </w:r>
      <w:proofErr w:type="spellStart"/>
      <w:r w:rsidRPr="00C8295E">
        <w:rPr>
          <w:rFonts w:ascii="Arial" w:hAnsi="Arial" w:cs="Arial"/>
        </w:rPr>
        <w:t>Azzalini</w:t>
      </w:r>
      <w:proofErr w:type="spellEnd"/>
      <w:r w:rsidRPr="00C8295E">
        <w:rPr>
          <w:rFonts w:ascii="Arial" w:hAnsi="Arial" w:cs="Arial"/>
        </w:rPr>
        <w:t xml:space="preserve">, A. (2008). </w:t>
      </w:r>
      <w:r w:rsidRPr="00A30EE0">
        <w:rPr>
          <w:rFonts w:ascii="Arial" w:hAnsi="Arial" w:cs="Arial"/>
          <w:lang w:val="en-US"/>
          <w:rPrChange w:id="214" w:author="Paulino Perez Rodríguez" w:date="2026-01-30T10:10:00Z" w16du:dateUtc="2026-01-30T16:10:00Z">
            <w:rPr>
              <w:rFonts w:ascii="Arial" w:hAnsi="Arial" w:cs="Arial"/>
            </w:rPr>
          </w:rPrChange>
        </w:rPr>
        <w:t xml:space="preserve">The </w:t>
      </w:r>
      <w:proofErr w:type="spellStart"/>
      <w:r w:rsidRPr="00A30EE0">
        <w:rPr>
          <w:rFonts w:ascii="Arial" w:hAnsi="Arial" w:cs="Arial"/>
          <w:lang w:val="en-US"/>
          <w:rPrChange w:id="215" w:author="Paulino Perez Rodríguez" w:date="2026-01-30T10:10:00Z" w16du:dateUtc="2026-01-30T16:10:00Z">
            <w:rPr>
              <w:rFonts w:ascii="Arial" w:hAnsi="Arial" w:cs="Arial"/>
            </w:rPr>
          </w:rPrChange>
        </w:rPr>
        <w:t>centred</w:t>
      </w:r>
      <w:proofErr w:type="spellEnd"/>
      <w:r w:rsidRPr="00A30EE0">
        <w:rPr>
          <w:rFonts w:ascii="Arial" w:hAnsi="Arial" w:cs="Arial"/>
          <w:lang w:val="en-US"/>
          <w:rPrChange w:id="216" w:author="Paulino Perez Rodríguez" w:date="2026-01-30T10:10:00Z" w16du:dateUtc="2026-01-30T16:10:00Z">
            <w:rPr>
              <w:rFonts w:ascii="Arial" w:hAnsi="Arial" w:cs="Arial"/>
            </w:rPr>
          </w:rPrChange>
        </w:rPr>
        <w:t xml:space="preserve"> parametrization for the multivariate skew-normal distribution. </w:t>
      </w:r>
      <w:r w:rsidRPr="00A30EE0">
        <w:rPr>
          <w:rFonts w:ascii="Arial" w:hAnsi="Arial" w:cs="Arial"/>
          <w:i/>
          <w:iCs/>
          <w:lang w:val="en-US"/>
          <w:rPrChange w:id="217" w:author="Paulino Perez Rodríguez" w:date="2026-01-30T10:10:00Z" w16du:dateUtc="2026-01-30T16:10:00Z">
            <w:rPr>
              <w:rFonts w:ascii="Arial" w:hAnsi="Arial" w:cs="Arial"/>
              <w:i/>
              <w:iCs/>
            </w:rPr>
          </w:rPrChange>
        </w:rPr>
        <w:t>Journal of Multivariate Analysis</w:t>
      </w:r>
      <w:r w:rsidRPr="00A30EE0">
        <w:rPr>
          <w:rFonts w:ascii="Arial" w:hAnsi="Arial" w:cs="Arial"/>
          <w:lang w:val="en-US"/>
          <w:rPrChange w:id="218"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19" w:author="Paulino Perez Rodríguez" w:date="2026-01-30T10:10:00Z" w16du:dateUtc="2026-01-30T16:10:00Z">
            <w:rPr>
              <w:rFonts w:ascii="Arial" w:hAnsi="Arial" w:cs="Arial"/>
              <w:i/>
              <w:iCs/>
            </w:rPr>
          </w:rPrChange>
        </w:rPr>
        <w:t>99</w:t>
      </w:r>
      <w:r w:rsidRPr="00A30EE0">
        <w:rPr>
          <w:rFonts w:ascii="Arial" w:hAnsi="Arial" w:cs="Arial"/>
          <w:lang w:val="en-US"/>
          <w:rPrChange w:id="220" w:author="Paulino Perez Rodríguez" w:date="2026-01-30T10:10:00Z" w16du:dateUtc="2026-01-30T16:10:00Z">
            <w:rPr>
              <w:rFonts w:ascii="Arial" w:hAnsi="Arial" w:cs="Arial"/>
            </w:rPr>
          </w:rPrChange>
        </w:rPr>
        <w:t>(7), 1362–1382. https://doi.org/</w:t>
      </w:r>
      <w:r>
        <w:fldChar w:fldCharType="begin"/>
      </w:r>
      <w:r w:rsidRPr="00A30EE0">
        <w:rPr>
          <w:lang w:val="en-US"/>
          <w:rPrChange w:id="221" w:author="Paulino Perez Rodríguez" w:date="2026-01-30T10:10:00Z" w16du:dateUtc="2026-01-30T16:10:00Z">
            <w:rPr/>
          </w:rPrChange>
        </w:rPr>
        <w:instrText>HYPERLINK "https://doi.org/10.1016/j.jmva.2008.01.020" \h</w:instrText>
      </w:r>
      <w:r>
        <w:fldChar w:fldCharType="separate"/>
      </w:r>
      <w:r w:rsidRPr="00A30EE0">
        <w:rPr>
          <w:rStyle w:val="Hipervnculo"/>
          <w:rFonts w:ascii="Arial" w:hAnsi="Arial" w:cs="Arial"/>
          <w:lang w:val="en-US"/>
          <w:rPrChange w:id="222" w:author="Paulino Perez Rodríguez" w:date="2026-01-30T10:10:00Z" w16du:dateUtc="2026-01-30T16:10:00Z">
            <w:rPr>
              <w:rStyle w:val="Hipervnculo"/>
              <w:rFonts w:ascii="Arial" w:hAnsi="Arial" w:cs="Arial"/>
            </w:rPr>
          </w:rPrChange>
        </w:rPr>
        <w:t>https://doi.org/10.1016/j.jmva.2008.01.020</w:t>
      </w:r>
      <w:r>
        <w:fldChar w:fldCharType="end"/>
      </w:r>
    </w:p>
    <w:p w14:paraId="0AB4C52A" w14:textId="77777777" w:rsidR="00833720" w:rsidRPr="00A30EE0" w:rsidRDefault="00833720" w:rsidP="00833720">
      <w:pPr>
        <w:pStyle w:val="Bibliografa"/>
        <w:jc w:val="both"/>
        <w:rPr>
          <w:rFonts w:ascii="Arial" w:hAnsi="Arial" w:cs="Arial"/>
          <w:lang w:val="en-US"/>
          <w:rPrChange w:id="223" w:author="Paulino Perez Rodríguez" w:date="2026-01-30T10:10:00Z" w16du:dateUtc="2026-01-30T16:10:00Z">
            <w:rPr>
              <w:rFonts w:ascii="Arial" w:hAnsi="Arial" w:cs="Arial"/>
            </w:rPr>
          </w:rPrChange>
        </w:rPr>
      </w:pPr>
      <w:bookmarkStart w:id="224" w:name="ref-arnold:2015"/>
      <w:bookmarkEnd w:id="212"/>
      <w:r w:rsidRPr="00A30EE0">
        <w:rPr>
          <w:rFonts w:ascii="Arial" w:hAnsi="Arial" w:cs="Arial"/>
          <w:lang w:val="en-US"/>
          <w:rPrChange w:id="225" w:author="Paulino Perez Rodríguez" w:date="2026-01-30T10:10:00Z" w16du:dateUtc="2026-01-30T16:10:00Z">
            <w:rPr>
              <w:rFonts w:ascii="Arial" w:hAnsi="Arial" w:cs="Arial"/>
            </w:rPr>
          </w:rPrChange>
        </w:rPr>
        <w:lastRenderedPageBreak/>
        <w:t xml:space="preserve">Arnold, B. C. (2015). </w:t>
      </w:r>
      <w:r w:rsidRPr="00A30EE0">
        <w:rPr>
          <w:rFonts w:ascii="Arial" w:hAnsi="Arial" w:cs="Arial"/>
          <w:i/>
          <w:iCs/>
          <w:lang w:val="en-US"/>
          <w:rPrChange w:id="226" w:author="Paulino Perez Rodríguez" w:date="2026-01-30T10:10:00Z" w16du:dateUtc="2026-01-30T16:10:00Z">
            <w:rPr>
              <w:rFonts w:ascii="Arial" w:hAnsi="Arial" w:cs="Arial"/>
              <w:i/>
              <w:iCs/>
            </w:rPr>
          </w:rPrChange>
        </w:rPr>
        <w:t>Pareto distributions</w:t>
      </w:r>
      <w:r w:rsidRPr="00A30EE0">
        <w:rPr>
          <w:rFonts w:ascii="Arial" w:hAnsi="Arial" w:cs="Arial"/>
          <w:lang w:val="en-US"/>
          <w:rPrChange w:id="227" w:author="Paulino Perez Rodríguez" w:date="2026-01-30T10:10:00Z" w16du:dateUtc="2026-01-30T16:10:00Z">
            <w:rPr>
              <w:rFonts w:ascii="Arial" w:hAnsi="Arial" w:cs="Arial"/>
            </w:rPr>
          </w:rPrChange>
        </w:rPr>
        <w:t xml:space="preserve"> (2nd ed.). CRC Press (Taylor &amp; Francis).</w:t>
      </w:r>
    </w:p>
    <w:p w14:paraId="53FC98A6" w14:textId="77777777" w:rsidR="00833720" w:rsidRPr="00A30EE0" w:rsidRDefault="00833720" w:rsidP="00833720">
      <w:pPr>
        <w:pStyle w:val="Bibliografa"/>
        <w:jc w:val="both"/>
        <w:rPr>
          <w:rFonts w:ascii="Arial" w:hAnsi="Arial" w:cs="Arial"/>
          <w:lang w:val="en-US"/>
          <w:rPrChange w:id="228" w:author="Paulino Perez Rodríguez" w:date="2026-01-30T10:10:00Z" w16du:dateUtc="2026-01-30T16:10:00Z">
            <w:rPr>
              <w:rFonts w:ascii="Arial" w:hAnsi="Arial" w:cs="Arial"/>
            </w:rPr>
          </w:rPrChange>
        </w:rPr>
      </w:pPr>
      <w:bookmarkStart w:id="229" w:name="ref-arnold-hidden1"/>
      <w:bookmarkEnd w:id="224"/>
      <w:r w:rsidRPr="00A30EE0">
        <w:rPr>
          <w:rFonts w:ascii="Arial" w:hAnsi="Arial" w:cs="Arial"/>
          <w:lang w:val="en-US"/>
          <w:rPrChange w:id="230" w:author="Paulino Perez Rodríguez" w:date="2026-01-30T10:10:00Z" w16du:dateUtc="2026-01-30T16:10:00Z">
            <w:rPr>
              <w:rFonts w:ascii="Arial" w:hAnsi="Arial" w:cs="Arial"/>
            </w:rPr>
          </w:rPrChange>
        </w:rPr>
        <w:t xml:space="preserve">Arnold, B. C., &amp; Beaver, R. J. (2000). Hidden truncation models. </w:t>
      </w:r>
      <w:proofErr w:type="spellStart"/>
      <w:r w:rsidRPr="00A30EE0">
        <w:rPr>
          <w:rFonts w:ascii="Arial" w:hAnsi="Arial" w:cs="Arial"/>
          <w:i/>
          <w:iCs/>
          <w:lang w:val="en-US"/>
          <w:rPrChange w:id="231" w:author="Paulino Perez Rodríguez" w:date="2026-01-30T10:10:00Z" w16du:dateUtc="2026-01-30T16:10:00Z">
            <w:rPr>
              <w:rFonts w:ascii="Arial" w:hAnsi="Arial" w:cs="Arial"/>
              <w:i/>
              <w:iCs/>
            </w:rPr>
          </w:rPrChange>
        </w:rPr>
        <w:t>Sankhyā</w:t>
      </w:r>
      <w:proofErr w:type="spellEnd"/>
      <w:r w:rsidRPr="00A30EE0">
        <w:rPr>
          <w:rFonts w:ascii="Arial" w:hAnsi="Arial" w:cs="Arial"/>
          <w:i/>
          <w:iCs/>
          <w:lang w:val="en-US"/>
          <w:rPrChange w:id="232" w:author="Paulino Perez Rodríguez" w:date="2026-01-30T10:10:00Z" w16du:dateUtc="2026-01-30T16:10:00Z">
            <w:rPr>
              <w:rFonts w:ascii="Arial" w:hAnsi="Arial" w:cs="Arial"/>
              <w:i/>
              <w:iCs/>
            </w:rPr>
          </w:rPrChange>
        </w:rPr>
        <w:t>: The Indian Journal of Statistics, Series A (1961-2002)</w:t>
      </w:r>
      <w:r w:rsidRPr="00A30EE0">
        <w:rPr>
          <w:rFonts w:ascii="Arial" w:hAnsi="Arial" w:cs="Arial"/>
          <w:lang w:val="en-US"/>
          <w:rPrChange w:id="233"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34" w:author="Paulino Perez Rodríguez" w:date="2026-01-30T10:10:00Z" w16du:dateUtc="2026-01-30T16:10:00Z">
            <w:rPr>
              <w:rFonts w:ascii="Arial" w:hAnsi="Arial" w:cs="Arial"/>
              <w:i/>
              <w:iCs/>
            </w:rPr>
          </w:rPrChange>
        </w:rPr>
        <w:t>62</w:t>
      </w:r>
      <w:r w:rsidRPr="00A30EE0">
        <w:rPr>
          <w:rFonts w:ascii="Arial" w:hAnsi="Arial" w:cs="Arial"/>
          <w:lang w:val="en-US"/>
          <w:rPrChange w:id="235" w:author="Paulino Perez Rodríguez" w:date="2026-01-30T10:10:00Z" w16du:dateUtc="2026-01-30T16:10:00Z">
            <w:rPr>
              <w:rFonts w:ascii="Arial" w:hAnsi="Arial" w:cs="Arial"/>
            </w:rPr>
          </w:rPrChange>
        </w:rPr>
        <w:t>(1), 23–35.</w:t>
      </w:r>
    </w:p>
    <w:p w14:paraId="1C790195" w14:textId="77777777" w:rsidR="00833720" w:rsidRPr="00A30EE0" w:rsidRDefault="00833720" w:rsidP="00833720">
      <w:pPr>
        <w:pStyle w:val="Bibliografa"/>
        <w:jc w:val="both"/>
        <w:rPr>
          <w:rFonts w:ascii="Arial" w:hAnsi="Arial" w:cs="Arial"/>
          <w:lang w:val="en-US"/>
          <w:rPrChange w:id="236" w:author="Paulino Perez Rodríguez" w:date="2026-01-30T10:10:00Z" w16du:dateUtc="2026-01-30T16:10:00Z">
            <w:rPr>
              <w:rFonts w:ascii="Arial" w:hAnsi="Arial" w:cs="Arial"/>
            </w:rPr>
          </w:rPrChange>
        </w:rPr>
      </w:pPr>
      <w:bookmarkStart w:id="237" w:name="ref-azevedo:2011"/>
      <w:bookmarkEnd w:id="229"/>
      <w:r w:rsidRPr="00A30EE0">
        <w:rPr>
          <w:rFonts w:ascii="Arial" w:hAnsi="Arial" w:cs="Arial"/>
          <w:lang w:val="en-US"/>
          <w:rPrChange w:id="238" w:author="Paulino Perez Rodríguez" w:date="2026-01-30T10:10:00Z" w16du:dateUtc="2026-01-30T16:10:00Z">
            <w:rPr>
              <w:rFonts w:ascii="Arial" w:hAnsi="Arial" w:cs="Arial"/>
            </w:rPr>
          </w:rPrChange>
        </w:rPr>
        <w:t xml:space="preserve">Azevedo, C. L. N., </w:t>
      </w:r>
      <w:proofErr w:type="spellStart"/>
      <w:r w:rsidRPr="00A30EE0">
        <w:rPr>
          <w:rFonts w:ascii="Arial" w:hAnsi="Arial" w:cs="Arial"/>
          <w:lang w:val="en-US"/>
          <w:rPrChange w:id="239" w:author="Paulino Perez Rodríguez" w:date="2026-01-30T10:10:00Z" w16du:dateUtc="2026-01-30T16:10:00Z">
            <w:rPr>
              <w:rFonts w:ascii="Arial" w:hAnsi="Arial" w:cs="Arial"/>
            </w:rPr>
          </w:rPrChange>
        </w:rPr>
        <w:t>Bolfarine</w:t>
      </w:r>
      <w:proofErr w:type="spellEnd"/>
      <w:r w:rsidRPr="00A30EE0">
        <w:rPr>
          <w:rFonts w:ascii="Arial" w:hAnsi="Arial" w:cs="Arial"/>
          <w:lang w:val="en-US"/>
          <w:rPrChange w:id="240" w:author="Paulino Perez Rodríguez" w:date="2026-01-30T10:10:00Z" w16du:dateUtc="2026-01-30T16:10:00Z">
            <w:rPr>
              <w:rFonts w:ascii="Arial" w:hAnsi="Arial" w:cs="Arial"/>
            </w:rPr>
          </w:rPrChange>
        </w:rPr>
        <w:t xml:space="preserve">, H., &amp; Andrade, D. F. (2011). Bayesian inference for a skew-normal IRT model under the </w:t>
      </w:r>
      <w:proofErr w:type="spellStart"/>
      <w:r w:rsidRPr="00A30EE0">
        <w:rPr>
          <w:rFonts w:ascii="Arial" w:hAnsi="Arial" w:cs="Arial"/>
          <w:lang w:val="en-US"/>
          <w:rPrChange w:id="241" w:author="Paulino Perez Rodríguez" w:date="2026-01-30T10:10:00Z" w16du:dateUtc="2026-01-30T16:10:00Z">
            <w:rPr>
              <w:rFonts w:ascii="Arial" w:hAnsi="Arial" w:cs="Arial"/>
            </w:rPr>
          </w:rPrChange>
        </w:rPr>
        <w:t>centred</w:t>
      </w:r>
      <w:proofErr w:type="spellEnd"/>
      <w:r w:rsidRPr="00A30EE0">
        <w:rPr>
          <w:rFonts w:ascii="Arial" w:hAnsi="Arial" w:cs="Arial"/>
          <w:lang w:val="en-US"/>
          <w:rPrChange w:id="242" w:author="Paulino Perez Rodríguez" w:date="2026-01-30T10:10:00Z" w16du:dateUtc="2026-01-30T16:10:00Z">
            <w:rPr>
              <w:rFonts w:ascii="Arial" w:hAnsi="Arial" w:cs="Arial"/>
            </w:rPr>
          </w:rPrChange>
        </w:rPr>
        <w:t xml:space="preserve"> parameterization. </w:t>
      </w:r>
      <w:r w:rsidRPr="00A30EE0">
        <w:rPr>
          <w:rFonts w:ascii="Arial" w:hAnsi="Arial" w:cs="Arial"/>
          <w:i/>
          <w:iCs/>
          <w:lang w:val="en-US"/>
          <w:rPrChange w:id="243" w:author="Paulino Perez Rodríguez" w:date="2026-01-30T10:10:00Z" w16du:dateUtc="2026-01-30T16:10:00Z">
            <w:rPr>
              <w:rFonts w:ascii="Arial" w:hAnsi="Arial" w:cs="Arial"/>
              <w:i/>
              <w:iCs/>
            </w:rPr>
          </w:rPrChange>
        </w:rPr>
        <w:t>Computational Statistics &amp; Data Analysis</w:t>
      </w:r>
      <w:r w:rsidRPr="00A30EE0">
        <w:rPr>
          <w:rFonts w:ascii="Arial" w:hAnsi="Arial" w:cs="Arial"/>
          <w:lang w:val="en-US"/>
          <w:rPrChange w:id="244"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45" w:author="Paulino Perez Rodríguez" w:date="2026-01-30T10:10:00Z" w16du:dateUtc="2026-01-30T16:10:00Z">
            <w:rPr>
              <w:rFonts w:ascii="Arial" w:hAnsi="Arial" w:cs="Arial"/>
              <w:i/>
              <w:iCs/>
            </w:rPr>
          </w:rPrChange>
        </w:rPr>
        <w:t>55</w:t>
      </w:r>
      <w:r w:rsidRPr="00A30EE0">
        <w:rPr>
          <w:rFonts w:ascii="Arial" w:hAnsi="Arial" w:cs="Arial"/>
          <w:lang w:val="en-US"/>
          <w:rPrChange w:id="246" w:author="Paulino Perez Rodríguez" w:date="2026-01-30T10:10:00Z" w16du:dateUtc="2026-01-30T16:10:00Z">
            <w:rPr>
              <w:rFonts w:ascii="Arial" w:hAnsi="Arial" w:cs="Arial"/>
            </w:rPr>
          </w:rPrChange>
        </w:rPr>
        <w:t>(1), 353–365. https://doi.org/</w:t>
      </w:r>
      <w:r>
        <w:fldChar w:fldCharType="begin"/>
      </w:r>
      <w:r w:rsidRPr="00A30EE0">
        <w:rPr>
          <w:lang w:val="en-US"/>
          <w:rPrChange w:id="247" w:author="Paulino Perez Rodríguez" w:date="2026-01-30T10:10:00Z" w16du:dateUtc="2026-01-30T16:10:00Z">
            <w:rPr/>
          </w:rPrChange>
        </w:rPr>
        <w:instrText>HYPERLINK "https://doi.org/10.1016/j.csda.2010.05.003" \h</w:instrText>
      </w:r>
      <w:r>
        <w:fldChar w:fldCharType="separate"/>
      </w:r>
      <w:r w:rsidRPr="00A30EE0">
        <w:rPr>
          <w:rStyle w:val="Hipervnculo"/>
          <w:rFonts w:ascii="Arial" w:hAnsi="Arial" w:cs="Arial"/>
          <w:lang w:val="en-US"/>
          <w:rPrChange w:id="248" w:author="Paulino Perez Rodríguez" w:date="2026-01-30T10:10:00Z" w16du:dateUtc="2026-01-30T16:10:00Z">
            <w:rPr>
              <w:rStyle w:val="Hipervnculo"/>
              <w:rFonts w:ascii="Arial" w:hAnsi="Arial" w:cs="Arial"/>
            </w:rPr>
          </w:rPrChange>
        </w:rPr>
        <w:t>https://doi.org/10.1016/j.csda.2010.05.003</w:t>
      </w:r>
      <w:r>
        <w:fldChar w:fldCharType="end"/>
      </w:r>
    </w:p>
    <w:p w14:paraId="693E6C78" w14:textId="77777777" w:rsidR="00833720" w:rsidRPr="00A30EE0" w:rsidRDefault="00833720" w:rsidP="00833720">
      <w:pPr>
        <w:pStyle w:val="Bibliografa"/>
        <w:jc w:val="both"/>
        <w:rPr>
          <w:rFonts w:ascii="Arial" w:hAnsi="Arial" w:cs="Arial"/>
          <w:lang w:val="en-US"/>
          <w:rPrChange w:id="249" w:author="Paulino Perez Rodríguez" w:date="2026-01-30T10:10:00Z" w16du:dateUtc="2026-01-30T16:10:00Z">
            <w:rPr>
              <w:rFonts w:ascii="Arial" w:hAnsi="Arial" w:cs="Arial"/>
            </w:rPr>
          </w:rPrChange>
        </w:rPr>
      </w:pPr>
      <w:bookmarkStart w:id="250" w:name="ref-azzalini-1985"/>
      <w:bookmarkEnd w:id="237"/>
      <w:proofErr w:type="spellStart"/>
      <w:r w:rsidRPr="00A30EE0">
        <w:rPr>
          <w:rFonts w:ascii="Arial" w:hAnsi="Arial" w:cs="Arial"/>
          <w:lang w:val="en-US"/>
          <w:rPrChange w:id="251" w:author="Paulino Perez Rodríguez" w:date="2026-01-30T10:10:00Z" w16du:dateUtc="2026-01-30T16:10:00Z">
            <w:rPr>
              <w:rFonts w:ascii="Arial" w:hAnsi="Arial" w:cs="Arial"/>
            </w:rPr>
          </w:rPrChange>
        </w:rPr>
        <w:t>Azzalini</w:t>
      </w:r>
      <w:proofErr w:type="spellEnd"/>
      <w:r w:rsidRPr="00A30EE0">
        <w:rPr>
          <w:rFonts w:ascii="Arial" w:hAnsi="Arial" w:cs="Arial"/>
          <w:lang w:val="en-US"/>
          <w:rPrChange w:id="252" w:author="Paulino Perez Rodríguez" w:date="2026-01-30T10:10:00Z" w16du:dateUtc="2026-01-30T16:10:00Z">
            <w:rPr>
              <w:rFonts w:ascii="Arial" w:hAnsi="Arial" w:cs="Arial"/>
            </w:rPr>
          </w:rPrChange>
        </w:rPr>
        <w:t xml:space="preserve">, A. (1985). A class of distributions which includes the normal ones. </w:t>
      </w:r>
      <w:r w:rsidRPr="00A30EE0">
        <w:rPr>
          <w:rFonts w:ascii="Arial" w:hAnsi="Arial" w:cs="Arial"/>
          <w:i/>
          <w:iCs/>
          <w:lang w:val="en-US"/>
          <w:rPrChange w:id="253" w:author="Paulino Perez Rodríguez" w:date="2026-01-30T10:10:00Z" w16du:dateUtc="2026-01-30T16:10:00Z">
            <w:rPr>
              <w:rFonts w:ascii="Arial" w:hAnsi="Arial" w:cs="Arial"/>
              <w:i/>
              <w:iCs/>
            </w:rPr>
          </w:rPrChange>
        </w:rPr>
        <w:t>Scandinavian Journal of Statistics</w:t>
      </w:r>
      <w:r w:rsidRPr="00A30EE0">
        <w:rPr>
          <w:rFonts w:ascii="Arial" w:hAnsi="Arial" w:cs="Arial"/>
          <w:lang w:val="en-US"/>
          <w:rPrChange w:id="254"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55" w:author="Paulino Perez Rodríguez" w:date="2026-01-30T10:10:00Z" w16du:dateUtc="2026-01-30T16:10:00Z">
            <w:rPr>
              <w:rFonts w:ascii="Arial" w:hAnsi="Arial" w:cs="Arial"/>
              <w:i/>
              <w:iCs/>
            </w:rPr>
          </w:rPrChange>
        </w:rPr>
        <w:t>12</w:t>
      </w:r>
      <w:r w:rsidRPr="00A30EE0">
        <w:rPr>
          <w:rFonts w:ascii="Arial" w:hAnsi="Arial" w:cs="Arial"/>
          <w:lang w:val="en-US"/>
          <w:rPrChange w:id="256" w:author="Paulino Perez Rodríguez" w:date="2026-01-30T10:10:00Z" w16du:dateUtc="2026-01-30T16:10:00Z">
            <w:rPr>
              <w:rFonts w:ascii="Arial" w:hAnsi="Arial" w:cs="Arial"/>
            </w:rPr>
          </w:rPrChange>
        </w:rPr>
        <w:t xml:space="preserve">(2), 171–178. </w:t>
      </w:r>
      <w:r>
        <w:fldChar w:fldCharType="begin"/>
      </w:r>
      <w:r w:rsidRPr="00A30EE0">
        <w:rPr>
          <w:lang w:val="en-US"/>
          <w:rPrChange w:id="257" w:author="Paulino Perez Rodríguez" w:date="2026-01-30T10:10:00Z" w16du:dateUtc="2026-01-30T16:10:00Z">
            <w:rPr/>
          </w:rPrChange>
        </w:rPr>
        <w:instrText>HYPERLINK "http://www.jstor.org/stable/4615982" \h</w:instrText>
      </w:r>
      <w:r>
        <w:fldChar w:fldCharType="separate"/>
      </w:r>
      <w:r w:rsidRPr="00A30EE0">
        <w:rPr>
          <w:rStyle w:val="Hipervnculo"/>
          <w:rFonts w:ascii="Arial" w:hAnsi="Arial" w:cs="Arial"/>
          <w:lang w:val="en-US"/>
          <w:rPrChange w:id="258" w:author="Paulino Perez Rodríguez" w:date="2026-01-30T10:10:00Z" w16du:dateUtc="2026-01-30T16:10:00Z">
            <w:rPr>
              <w:rStyle w:val="Hipervnculo"/>
              <w:rFonts w:ascii="Arial" w:hAnsi="Arial" w:cs="Arial"/>
            </w:rPr>
          </w:rPrChange>
        </w:rPr>
        <w:t>http://www.jstor.org/stable/4615982</w:t>
      </w:r>
      <w:r>
        <w:fldChar w:fldCharType="end"/>
      </w:r>
    </w:p>
    <w:p w14:paraId="1AD43267" w14:textId="77777777" w:rsidR="00833720" w:rsidRPr="00A30EE0" w:rsidRDefault="00833720" w:rsidP="00833720">
      <w:pPr>
        <w:pStyle w:val="Bibliografa"/>
        <w:jc w:val="both"/>
        <w:rPr>
          <w:rFonts w:ascii="Arial" w:hAnsi="Arial" w:cs="Arial"/>
          <w:lang w:val="en-US"/>
          <w:rPrChange w:id="259" w:author="Paulino Perez Rodríguez" w:date="2026-01-30T10:10:00Z" w16du:dateUtc="2026-01-30T16:10:00Z">
            <w:rPr>
              <w:rFonts w:ascii="Arial" w:hAnsi="Arial" w:cs="Arial"/>
            </w:rPr>
          </w:rPrChange>
        </w:rPr>
      </w:pPr>
      <w:bookmarkStart w:id="260" w:name="ref-Azzalini:2013"/>
      <w:bookmarkEnd w:id="250"/>
      <w:proofErr w:type="spellStart"/>
      <w:r w:rsidRPr="00A30EE0">
        <w:rPr>
          <w:rFonts w:ascii="Arial" w:hAnsi="Arial" w:cs="Arial"/>
          <w:lang w:val="en-US"/>
          <w:rPrChange w:id="261" w:author="Paulino Perez Rodríguez" w:date="2026-01-30T10:10:00Z" w16du:dateUtc="2026-01-30T16:10:00Z">
            <w:rPr>
              <w:rFonts w:ascii="Arial" w:hAnsi="Arial" w:cs="Arial"/>
            </w:rPr>
          </w:rPrChange>
        </w:rPr>
        <w:t>Azzalini</w:t>
      </w:r>
      <w:proofErr w:type="spellEnd"/>
      <w:r w:rsidRPr="00A30EE0">
        <w:rPr>
          <w:rFonts w:ascii="Arial" w:hAnsi="Arial" w:cs="Arial"/>
          <w:lang w:val="en-US"/>
          <w:rPrChange w:id="262" w:author="Paulino Perez Rodríguez" w:date="2026-01-30T10:10:00Z" w16du:dateUtc="2026-01-30T16:10:00Z">
            <w:rPr>
              <w:rFonts w:ascii="Arial" w:hAnsi="Arial" w:cs="Arial"/>
            </w:rPr>
          </w:rPrChange>
        </w:rPr>
        <w:t xml:space="preserve">, A. (2013). </w:t>
      </w:r>
      <w:r w:rsidRPr="00A30EE0">
        <w:rPr>
          <w:rFonts w:ascii="Arial" w:hAnsi="Arial" w:cs="Arial"/>
          <w:i/>
          <w:iCs/>
          <w:lang w:val="en-US"/>
          <w:rPrChange w:id="263" w:author="Paulino Perez Rodríguez" w:date="2026-01-30T10:10:00Z" w16du:dateUtc="2026-01-30T16:10:00Z">
            <w:rPr>
              <w:rFonts w:ascii="Arial" w:hAnsi="Arial" w:cs="Arial"/>
              <w:i/>
              <w:iCs/>
            </w:rPr>
          </w:rPrChange>
        </w:rPr>
        <w:t>The skew-normal and related families</w:t>
      </w:r>
      <w:r w:rsidRPr="00A30EE0">
        <w:rPr>
          <w:rFonts w:ascii="Arial" w:hAnsi="Arial" w:cs="Arial"/>
          <w:lang w:val="en-US"/>
          <w:rPrChange w:id="264" w:author="Paulino Perez Rodríguez" w:date="2026-01-30T10:10:00Z" w16du:dateUtc="2026-01-30T16:10:00Z">
            <w:rPr>
              <w:rFonts w:ascii="Arial" w:hAnsi="Arial" w:cs="Arial"/>
            </w:rPr>
          </w:rPrChange>
        </w:rPr>
        <w:t>. Cambridge University Press.</w:t>
      </w:r>
    </w:p>
    <w:p w14:paraId="599E6817" w14:textId="77777777" w:rsidR="00833720" w:rsidRPr="00A30EE0" w:rsidRDefault="00833720" w:rsidP="00833720">
      <w:pPr>
        <w:pStyle w:val="Bibliografa"/>
        <w:jc w:val="both"/>
        <w:rPr>
          <w:rFonts w:ascii="Arial" w:hAnsi="Arial" w:cs="Arial"/>
          <w:lang w:val="en-US"/>
          <w:rPrChange w:id="265" w:author="Paulino Perez Rodríguez" w:date="2026-01-30T10:10:00Z" w16du:dateUtc="2026-01-30T16:10:00Z">
            <w:rPr>
              <w:rFonts w:ascii="Arial" w:hAnsi="Arial" w:cs="Arial"/>
            </w:rPr>
          </w:rPrChange>
        </w:rPr>
      </w:pPr>
      <w:bookmarkStart w:id="266" w:name="ref-BHF"/>
      <w:bookmarkEnd w:id="260"/>
      <w:proofErr w:type="spellStart"/>
      <w:r w:rsidRPr="00A30EE0">
        <w:rPr>
          <w:rFonts w:ascii="Arial" w:hAnsi="Arial" w:cs="Arial"/>
          <w:lang w:val="en-US"/>
          <w:rPrChange w:id="267" w:author="Paulino Perez Rodríguez" w:date="2026-01-30T10:10:00Z" w16du:dateUtc="2026-01-30T16:10:00Z">
            <w:rPr>
              <w:rFonts w:ascii="Arial" w:hAnsi="Arial" w:cs="Arial"/>
            </w:rPr>
          </w:rPrChange>
        </w:rPr>
        <w:t>Battese</w:t>
      </w:r>
      <w:proofErr w:type="spellEnd"/>
      <w:r w:rsidRPr="00A30EE0">
        <w:rPr>
          <w:rFonts w:ascii="Arial" w:hAnsi="Arial" w:cs="Arial"/>
          <w:lang w:val="en-US"/>
          <w:rPrChange w:id="268" w:author="Paulino Perez Rodríguez" w:date="2026-01-30T10:10:00Z" w16du:dateUtc="2026-01-30T16:10:00Z">
            <w:rPr>
              <w:rFonts w:ascii="Arial" w:hAnsi="Arial" w:cs="Arial"/>
            </w:rPr>
          </w:rPrChange>
        </w:rPr>
        <w:t xml:space="preserve">, G. E., Harter, R. M., &amp; Fuller, W. A. (1988). An error-components model for prediction of county crop areas using survey and satellite data. </w:t>
      </w:r>
      <w:r w:rsidRPr="00A30EE0">
        <w:rPr>
          <w:rFonts w:ascii="Arial" w:hAnsi="Arial" w:cs="Arial"/>
          <w:i/>
          <w:iCs/>
          <w:lang w:val="en-US"/>
          <w:rPrChange w:id="269" w:author="Paulino Perez Rodríguez" w:date="2026-01-30T10:10:00Z" w16du:dateUtc="2026-01-30T16:10:00Z">
            <w:rPr>
              <w:rFonts w:ascii="Arial" w:hAnsi="Arial" w:cs="Arial"/>
              <w:i/>
              <w:iCs/>
            </w:rPr>
          </w:rPrChange>
        </w:rPr>
        <w:t>Journal of the American Statistical Association</w:t>
      </w:r>
      <w:r w:rsidRPr="00A30EE0">
        <w:rPr>
          <w:rFonts w:ascii="Arial" w:hAnsi="Arial" w:cs="Arial"/>
          <w:lang w:val="en-US"/>
          <w:rPrChange w:id="270"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71" w:author="Paulino Perez Rodríguez" w:date="2026-01-30T10:10:00Z" w16du:dateUtc="2026-01-30T16:10:00Z">
            <w:rPr>
              <w:rFonts w:ascii="Arial" w:hAnsi="Arial" w:cs="Arial"/>
              <w:i/>
              <w:iCs/>
            </w:rPr>
          </w:rPrChange>
        </w:rPr>
        <w:t>83</w:t>
      </w:r>
      <w:r w:rsidRPr="00A30EE0">
        <w:rPr>
          <w:rFonts w:ascii="Arial" w:hAnsi="Arial" w:cs="Arial"/>
          <w:lang w:val="en-US"/>
          <w:rPrChange w:id="272" w:author="Paulino Perez Rodríguez" w:date="2026-01-30T10:10:00Z" w16du:dateUtc="2026-01-30T16:10:00Z">
            <w:rPr>
              <w:rFonts w:ascii="Arial" w:hAnsi="Arial" w:cs="Arial"/>
            </w:rPr>
          </w:rPrChange>
        </w:rPr>
        <w:t>(401), 28–36.</w:t>
      </w:r>
    </w:p>
    <w:p w14:paraId="2D0C2FEB" w14:textId="77777777" w:rsidR="00833720" w:rsidRPr="00A30EE0" w:rsidRDefault="00833720" w:rsidP="00833720">
      <w:pPr>
        <w:pStyle w:val="Bibliografa"/>
        <w:jc w:val="both"/>
        <w:rPr>
          <w:rFonts w:ascii="Arial" w:hAnsi="Arial" w:cs="Arial"/>
          <w:lang w:val="en-US"/>
          <w:rPrChange w:id="273" w:author="Paulino Perez Rodríguez" w:date="2026-01-30T10:10:00Z" w16du:dateUtc="2026-01-30T16:10:00Z">
            <w:rPr>
              <w:rFonts w:ascii="Arial" w:hAnsi="Arial" w:cs="Arial"/>
            </w:rPr>
          </w:rPrChange>
        </w:rPr>
      </w:pPr>
      <w:bookmarkStart w:id="274" w:name="ref-cristian-2007"/>
      <w:bookmarkEnd w:id="266"/>
      <w:r w:rsidRPr="00234907">
        <w:rPr>
          <w:rFonts w:ascii="Arial" w:hAnsi="Arial" w:cs="Arial"/>
          <w:lang w:val="es-419"/>
          <w:rPrChange w:id="275" w:author="Paulino Perez Rodríguez" w:date="2026-01-30T16:20:00Z" w16du:dateUtc="2026-01-30T22:20:00Z">
            <w:rPr>
              <w:rFonts w:ascii="Arial" w:hAnsi="Arial" w:cs="Arial"/>
            </w:rPr>
          </w:rPrChange>
        </w:rPr>
        <w:t xml:space="preserve">Bayes, C. L., &amp; Branco, M. D. (2007). </w:t>
      </w:r>
      <w:r w:rsidRPr="00A30EE0">
        <w:rPr>
          <w:rFonts w:ascii="Arial" w:hAnsi="Arial" w:cs="Arial"/>
          <w:lang w:val="en-US"/>
          <w:rPrChange w:id="276" w:author="Paulino Perez Rodríguez" w:date="2026-01-30T10:10:00Z" w16du:dateUtc="2026-01-30T16:10:00Z">
            <w:rPr>
              <w:rFonts w:ascii="Arial" w:hAnsi="Arial" w:cs="Arial"/>
            </w:rPr>
          </w:rPrChange>
        </w:rPr>
        <w:t xml:space="preserve">Bayesian inference for the skewness parameter of the scalar skew-normal distribution. </w:t>
      </w:r>
      <w:r w:rsidRPr="00A30EE0">
        <w:rPr>
          <w:rFonts w:ascii="Arial" w:hAnsi="Arial" w:cs="Arial"/>
          <w:i/>
          <w:iCs/>
          <w:lang w:val="en-US"/>
          <w:rPrChange w:id="277" w:author="Paulino Perez Rodríguez" w:date="2026-01-30T10:10:00Z" w16du:dateUtc="2026-01-30T16:10:00Z">
            <w:rPr>
              <w:rFonts w:ascii="Arial" w:hAnsi="Arial" w:cs="Arial"/>
              <w:i/>
              <w:iCs/>
            </w:rPr>
          </w:rPrChange>
        </w:rPr>
        <w:t>Brazilian Journal of Probability and Statistics</w:t>
      </w:r>
      <w:r w:rsidRPr="00A30EE0">
        <w:rPr>
          <w:rFonts w:ascii="Arial" w:hAnsi="Arial" w:cs="Arial"/>
          <w:lang w:val="en-US"/>
          <w:rPrChange w:id="278"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79" w:author="Paulino Perez Rodríguez" w:date="2026-01-30T10:10:00Z" w16du:dateUtc="2026-01-30T16:10:00Z">
            <w:rPr>
              <w:rFonts w:ascii="Arial" w:hAnsi="Arial" w:cs="Arial"/>
              <w:i/>
              <w:iCs/>
            </w:rPr>
          </w:rPrChange>
        </w:rPr>
        <w:t>21</w:t>
      </w:r>
      <w:r w:rsidRPr="00A30EE0">
        <w:rPr>
          <w:rFonts w:ascii="Arial" w:hAnsi="Arial" w:cs="Arial"/>
          <w:lang w:val="en-US"/>
          <w:rPrChange w:id="280" w:author="Paulino Perez Rodríguez" w:date="2026-01-30T10:10:00Z" w16du:dateUtc="2026-01-30T16:10:00Z">
            <w:rPr>
              <w:rFonts w:ascii="Arial" w:hAnsi="Arial" w:cs="Arial"/>
            </w:rPr>
          </w:rPrChange>
        </w:rPr>
        <w:t xml:space="preserve">(2), 141–163. </w:t>
      </w:r>
      <w:r>
        <w:fldChar w:fldCharType="begin"/>
      </w:r>
      <w:r w:rsidRPr="00A30EE0">
        <w:rPr>
          <w:lang w:val="en-US"/>
          <w:rPrChange w:id="281" w:author="Paulino Perez Rodríguez" w:date="2026-01-30T10:10:00Z" w16du:dateUtc="2026-01-30T16:10:00Z">
            <w:rPr/>
          </w:rPrChange>
        </w:rPr>
        <w:instrText>HYPERLINK "http://www.jstor.org/stable/43601095" \h</w:instrText>
      </w:r>
      <w:r>
        <w:fldChar w:fldCharType="separate"/>
      </w:r>
      <w:r w:rsidRPr="00A30EE0">
        <w:rPr>
          <w:rStyle w:val="Hipervnculo"/>
          <w:rFonts w:ascii="Arial" w:hAnsi="Arial" w:cs="Arial"/>
          <w:lang w:val="en-US"/>
          <w:rPrChange w:id="282" w:author="Paulino Perez Rodríguez" w:date="2026-01-30T10:10:00Z" w16du:dateUtc="2026-01-30T16:10:00Z">
            <w:rPr>
              <w:rStyle w:val="Hipervnculo"/>
              <w:rFonts w:ascii="Arial" w:hAnsi="Arial" w:cs="Arial"/>
            </w:rPr>
          </w:rPrChange>
        </w:rPr>
        <w:t>http://www.jstor.org/stable/43601095</w:t>
      </w:r>
      <w:r>
        <w:fldChar w:fldCharType="end"/>
      </w:r>
    </w:p>
    <w:p w14:paraId="479723FC" w14:textId="77777777" w:rsidR="00833720" w:rsidRPr="00C8295E" w:rsidRDefault="00833720" w:rsidP="00833720">
      <w:pPr>
        <w:pStyle w:val="Bibliografa"/>
        <w:jc w:val="both"/>
        <w:rPr>
          <w:rFonts w:ascii="Arial" w:hAnsi="Arial" w:cs="Arial"/>
        </w:rPr>
      </w:pPr>
      <w:bookmarkStart w:id="283" w:name="ref-bernardo:1992"/>
      <w:bookmarkEnd w:id="274"/>
      <w:r w:rsidRPr="00A30EE0">
        <w:rPr>
          <w:rFonts w:ascii="Arial" w:hAnsi="Arial" w:cs="Arial"/>
          <w:lang w:val="en-US"/>
        </w:rPr>
        <w:t xml:space="preserve">Berger, J. O., &amp; Bernardo, J. M. (1992). On the development of reference </w:t>
      </w:r>
      <w:proofErr w:type="gramStart"/>
      <w:r w:rsidRPr="00A30EE0">
        <w:rPr>
          <w:rFonts w:ascii="Arial" w:hAnsi="Arial" w:cs="Arial"/>
          <w:lang w:val="en-US"/>
        </w:rPr>
        <w:t>priors</w:t>
      </w:r>
      <w:proofErr w:type="gramEnd"/>
      <w:r w:rsidRPr="00A30EE0">
        <w:rPr>
          <w:rFonts w:ascii="Arial" w:hAnsi="Arial" w:cs="Arial"/>
          <w:lang w:val="en-US"/>
        </w:rPr>
        <w:t xml:space="preserve">*. In </w:t>
      </w:r>
      <w:r w:rsidRPr="00A30EE0">
        <w:rPr>
          <w:rFonts w:ascii="Arial" w:hAnsi="Arial" w:cs="Arial"/>
          <w:i/>
          <w:iCs/>
          <w:lang w:val="en-US"/>
        </w:rPr>
        <w:t xml:space="preserve">Bayesian statistics 4: Proceedings of the fourth </w:t>
      </w:r>
      <w:proofErr w:type="spellStart"/>
      <w:r w:rsidRPr="00A30EE0">
        <w:rPr>
          <w:rFonts w:ascii="Arial" w:hAnsi="Arial" w:cs="Arial"/>
          <w:i/>
          <w:iCs/>
          <w:lang w:val="en-US"/>
        </w:rPr>
        <w:t>valencia</w:t>
      </w:r>
      <w:proofErr w:type="spellEnd"/>
      <w:r w:rsidRPr="00A30EE0">
        <w:rPr>
          <w:rFonts w:ascii="Arial" w:hAnsi="Arial" w:cs="Arial"/>
          <w:i/>
          <w:iCs/>
          <w:lang w:val="en-US"/>
        </w:rPr>
        <w:t xml:space="preserve"> international meeting, dedicated to the memory of </w:t>
      </w:r>
      <w:proofErr w:type="spellStart"/>
      <w:r w:rsidRPr="00A30EE0">
        <w:rPr>
          <w:rFonts w:ascii="Arial" w:hAnsi="Arial" w:cs="Arial"/>
          <w:i/>
          <w:iCs/>
          <w:lang w:val="en-US"/>
        </w:rPr>
        <w:t>morris</w:t>
      </w:r>
      <w:proofErr w:type="spellEnd"/>
      <w:r w:rsidRPr="00A30EE0">
        <w:rPr>
          <w:rFonts w:ascii="Arial" w:hAnsi="Arial" w:cs="Arial"/>
          <w:i/>
          <w:iCs/>
          <w:lang w:val="en-US"/>
        </w:rPr>
        <w:t xml:space="preserve"> h. DeGroot, 1931–1989</w:t>
      </w:r>
      <w:r w:rsidRPr="00A30EE0">
        <w:rPr>
          <w:rFonts w:ascii="Arial" w:hAnsi="Arial" w:cs="Arial"/>
          <w:lang w:val="en-US"/>
        </w:rPr>
        <w:t xml:space="preserve">. </w:t>
      </w:r>
      <w:r w:rsidRPr="00C8295E">
        <w:rPr>
          <w:rFonts w:ascii="Arial" w:hAnsi="Arial" w:cs="Arial"/>
        </w:rPr>
        <w:t xml:space="preserve">Oxford </w:t>
      </w:r>
      <w:proofErr w:type="spellStart"/>
      <w:r w:rsidRPr="00C8295E">
        <w:rPr>
          <w:rFonts w:ascii="Arial" w:hAnsi="Arial" w:cs="Arial"/>
        </w:rPr>
        <w:t>University</w:t>
      </w:r>
      <w:proofErr w:type="spellEnd"/>
      <w:r w:rsidRPr="00C8295E">
        <w:rPr>
          <w:rFonts w:ascii="Arial" w:hAnsi="Arial" w:cs="Arial"/>
        </w:rPr>
        <w:t xml:space="preserve"> Press. </w:t>
      </w:r>
      <w:hyperlink r:id="rId25">
        <w:r w:rsidRPr="00C8295E">
          <w:rPr>
            <w:rStyle w:val="Hipervnculo"/>
            <w:rFonts w:ascii="Arial" w:hAnsi="Arial" w:cs="Arial"/>
          </w:rPr>
          <w:t>https://doi.org/10.1093/oso/9780198522669.003.0003</w:t>
        </w:r>
      </w:hyperlink>
    </w:p>
    <w:p w14:paraId="0C4C5DAE" w14:textId="418F4DAF" w:rsidR="00833720" w:rsidRPr="00C8295E" w:rsidRDefault="007543B5" w:rsidP="00833720">
      <w:pPr>
        <w:pStyle w:val="Bibliografa"/>
        <w:jc w:val="both"/>
        <w:rPr>
          <w:rFonts w:ascii="Arial" w:hAnsi="Arial" w:cs="Arial"/>
        </w:rPr>
      </w:pPr>
      <w:bookmarkStart w:id="284" w:name="ref-coneval:2020"/>
      <w:bookmarkEnd w:id="283"/>
      <w:r w:rsidRPr="00C8295E">
        <w:rPr>
          <w:rFonts w:ascii="Arial" w:hAnsi="Arial" w:cs="Arial"/>
        </w:rPr>
        <w:t>CONEVAL</w:t>
      </w:r>
      <w:r w:rsidR="00833720" w:rsidRPr="00C8295E">
        <w:rPr>
          <w:rFonts w:ascii="Arial" w:hAnsi="Arial" w:cs="Arial"/>
        </w:rPr>
        <w:t xml:space="preserve">. (2021). </w:t>
      </w:r>
      <w:r w:rsidR="00833720" w:rsidRPr="00C8295E">
        <w:rPr>
          <w:rFonts w:ascii="Arial" w:hAnsi="Arial" w:cs="Arial"/>
          <w:i/>
          <w:iCs/>
        </w:rPr>
        <w:t xml:space="preserve">Metodología para la medición de la pobreza en los municipios de </w:t>
      </w:r>
      <w:proofErr w:type="spellStart"/>
      <w:r w:rsidR="00833720" w:rsidRPr="00C8295E">
        <w:rPr>
          <w:rFonts w:ascii="Arial" w:hAnsi="Arial" w:cs="Arial"/>
          <w:i/>
          <w:iCs/>
        </w:rPr>
        <w:t>méxico</w:t>
      </w:r>
      <w:proofErr w:type="spellEnd"/>
      <w:r w:rsidR="00833720" w:rsidRPr="00C8295E">
        <w:rPr>
          <w:rFonts w:ascii="Arial" w:hAnsi="Arial" w:cs="Arial"/>
          <w:i/>
          <w:iCs/>
        </w:rPr>
        <w:t>, 2020</w:t>
      </w:r>
      <w:r w:rsidR="00833720" w:rsidRPr="00C8295E">
        <w:rPr>
          <w:rFonts w:ascii="Arial" w:hAnsi="Arial" w:cs="Arial"/>
        </w:rPr>
        <w:t xml:space="preserve">. </w:t>
      </w:r>
      <w:r w:rsidRPr="00C8295E">
        <w:rPr>
          <w:rFonts w:ascii="Arial" w:hAnsi="Arial" w:cs="Arial"/>
        </w:rPr>
        <w:t>CONEVAL</w:t>
      </w:r>
      <w:r w:rsidR="00833720" w:rsidRPr="00C8295E">
        <w:rPr>
          <w:rFonts w:ascii="Arial" w:hAnsi="Arial" w:cs="Arial"/>
        </w:rPr>
        <w:t>.</w:t>
      </w:r>
    </w:p>
    <w:p w14:paraId="68B29B99" w14:textId="088537F2" w:rsidR="00833720" w:rsidRPr="00A30EE0" w:rsidRDefault="007543B5" w:rsidP="00833720">
      <w:pPr>
        <w:pStyle w:val="Bibliografa"/>
        <w:jc w:val="both"/>
        <w:rPr>
          <w:rFonts w:ascii="Arial" w:hAnsi="Arial" w:cs="Arial"/>
          <w:lang w:val="en-US"/>
          <w:rPrChange w:id="285" w:author="Paulino Perez Rodríguez" w:date="2026-01-30T10:10:00Z" w16du:dateUtc="2026-01-30T16:10:00Z">
            <w:rPr>
              <w:rFonts w:ascii="Arial" w:hAnsi="Arial" w:cs="Arial"/>
            </w:rPr>
          </w:rPrChange>
        </w:rPr>
      </w:pPr>
      <w:bookmarkStart w:id="286" w:name="ref-coneval:2023"/>
      <w:bookmarkEnd w:id="284"/>
      <w:r w:rsidRPr="00C8295E">
        <w:rPr>
          <w:rFonts w:ascii="Arial" w:hAnsi="Arial" w:cs="Arial"/>
        </w:rPr>
        <w:t>CONEVAL</w:t>
      </w:r>
      <w:r w:rsidR="00833720" w:rsidRPr="00C8295E">
        <w:rPr>
          <w:rFonts w:ascii="Arial" w:hAnsi="Arial" w:cs="Arial"/>
        </w:rPr>
        <w:t xml:space="preserve">. (2023). </w:t>
      </w:r>
      <w:r w:rsidR="00833720" w:rsidRPr="00C8295E">
        <w:rPr>
          <w:rFonts w:ascii="Arial" w:hAnsi="Arial" w:cs="Arial"/>
          <w:i/>
          <w:iCs/>
        </w:rPr>
        <w:t xml:space="preserve">Metodología para la medición multidimensional de la pobreza en </w:t>
      </w:r>
      <w:proofErr w:type="spellStart"/>
      <w:r w:rsidR="00833720" w:rsidRPr="00C8295E">
        <w:rPr>
          <w:rFonts w:ascii="Arial" w:hAnsi="Arial" w:cs="Arial"/>
          <w:i/>
          <w:iCs/>
        </w:rPr>
        <w:t>méxico</w:t>
      </w:r>
      <w:proofErr w:type="spellEnd"/>
      <w:r w:rsidR="00833720" w:rsidRPr="00C8295E">
        <w:rPr>
          <w:rFonts w:ascii="Arial" w:hAnsi="Arial" w:cs="Arial"/>
        </w:rPr>
        <w:t xml:space="preserve"> (3rd ed.). </w:t>
      </w:r>
      <w:r w:rsidRPr="00A30EE0">
        <w:rPr>
          <w:rFonts w:ascii="Arial" w:hAnsi="Arial" w:cs="Arial"/>
          <w:lang w:val="en-US"/>
          <w:rPrChange w:id="287" w:author="Paulino Perez Rodríguez" w:date="2026-01-30T10:10:00Z" w16du:dateUtc="2026-01-30T16:10:00Z">
            <w:rPr>
              <w:rFonts w:ascii="Arial" w:hAnsi="Arial" w:cs="Arial"/>
            </w:rPr>
          </w:rPrChange>
        </w:rPr>
        <w:t>CONEVAL</w:t>
      </w:r>
      <w:r w:rsidR="00833720" w:rsidRPr="00A30EE0">
        <w:rPr>
          <w:rFonts w:ascii="Arial" w:hAnsi="Arial" w:cs="Arial"/>
          <w:lang w:val="en-US"/>
          <w:rPrChange w:id="288" w:author="Paulino Perez Rodríguez" w:date="2026-01-30T10:10:00Z" w16du:dateUtc="2026-01-30T16:10:00Z">
            <w:rPr>
              <w:rFonts w:ascii="Arial" w:hAnsi="Arial" w:cs="Arial"/>
            </w:rPr>
          </w:rPrChange>
        </w:rPr>
        <w:t>.</w:t>
      </w:r>
    </w:p>
    <w:p w14:paraId="2708300C" w14:textId="77777777" w:rsidR="00833720" w:rsidRPr="00A30EE0" w:rsidRDefault="00833720" w:rsidP="00833720">
      <w:pPr>
        <w:pStyle w:val="Bibliografa"/>
        <w:jc w:val="both"/>
        <w:rPr>
          <w:rFonts w:ascii="Arial" w:hAnsi="Arial" w:cs="Arial"/>
          <w:lang w:val="en-US"/>
          <w:rPrChange w:id="289" w:author="Paulino Perez Rodríguez" w:date="2026-01-30T10:10:00Z" w16du:dateUtc="2026-01-30T16:10:00Z">
            <w:rPr>
              <w:rFonts w:ascii="Arial" w:hAnsi="Arial" w:cs="Arial"/>
            </w:rPr>
          </w:rPrChange>
        </w:rPr>
      </w:pPr>
      <w:bookmarkStart w:id="290" w:name="ref-BHF-SN"/>
      <w:bookmarkEnd w:id="286"/>
      <w:r w:rsidRPr="00234907">
        <w:rPr>
          <w:rFonts w:ascii="Arial" w:hAnsi="Arial" w:cs="Arial"/>
          <w:lang w:val="es-419"/>
          <w:rPrChange w:id="291" w:author="Paulino Perez Rodríguez" w:date="2026-01-30T16:20:00Z" w16du:dateUtc="2026-01-30T22:20:00Z">
            <w:rPr>
              <w:rFonts w:ascii="Arial" w:hAnsi="Arial" w:cs="Arial"/>
            </w:rPr>
          </w:rPrChange>
        </w:rPr>
        <w:t xml:space="preserve">Diallo, M. S., &amp; Rao, J. N. K. (2018). </w:t>
      </w:r>
      <w:r w:rsidRPr="00A30EE0">
        <w:rPr>
          <w:rFonts w:ascii="Arial" w:hAnsi="Arial" w:cs="Arial"/>
          <w:lang w:val="en-US"/>
          <w:rPrChange w:id="292" w:author="Paulino Perez Rodríguez" w:date="2026-01-30T10:10:00Z" w16du:dateUtc="2026-01-30T16:10:00Z">
            <w:rPr>
              <w:rFonts w:ascii="Arial" w:hAnsi="Arial" w:cs="Arial"/>
            </w:rPr>
          </w:rPrChange>
        </w:rPr>
        <w:t xml:space="preserve">Small area estimation of complex parameters under unit-level models with skew-normal errors. </w:t>
      </w:r>
      <w:r w:rsidRPr="00A30EE0">
        <w:rPr>
          <w:rFonts w:ascii="Arial" w:hAnsi="Arial" w:cs="Arial"/>
          <w:i/>
          <w:iCs/>
          <w:lang w:val="en-US"/>
          <w:rPrChange w:id="293" w:author="Paulino Perez Rodríguez" w:date="2026-01-30T10:10:00Z" w16du:dateUtc="2026-01-30T16:10:00Z">
            <w:rPr>
              <w:rFonts w:ascii="Arial" w:hAnsi="Arial" w:cs="Arial"/>
              <w:i/>
              <w:iCs/>
            </w:rPr>
          </w:rPrChange>
        </w:rPr>
        <w:t>Scandinavian Journal of Statistics</w:t>
      </w:r>
      <w:r w:rsidRPr="00A30EE0">
        <w:rPr>
          <w:rFonts w:ascii="Arial" w:hAnsi="Arial" w:cs="Arial"/>
          <w:lang w:val="en-US"/>
          <w:rPrChange w:id="294"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295" w:author="Paulino Perez Rodríguez" w:date="2026-01-30T10:10:00Z" w16du:dateUtc="2026-01-30T16:10:00Z">
            <w:rPr>
              <w:rFonts w:ascii="Arial" w:hAnsi="Arial" w:cs="Arial"/>
              <w:i/>
              <w:iCs/>
            </w:rPr>
          </w:rPrChange>
        </w:rPr>
        <w:t>45</w:t>
      </w:r>
      <w:r w:rsidRPr="00A30EE0">
        <w:rPr>
          <w:rFonts w:ascii="Arial" w:hAnsi="Arial" w:cs="Arial"/>
          <w:lang w:val="en-US"/>
          <w:rPrChange w:id="296" w:author="Paulino Perez Rodríguez" w:date="2026-01-30T10:10:00Z" w16du:dateUtc="2026-01-30T16:10:00Z">
            <w:rPr>
              <w:rFonts w:ascii="Arial" w:hAnsi="Arial" w:cs="Arial"/>
            </w:rPr>
          </w:rPrChange>
        </w:rPr>
        <w:t>(4), 1092–1116. https://doi.org/</w:t>
      </w:r>
      <w:r>
        <w:fldChar w:fldCharType="begin"/>
      </w:r>
      <w:r w:rsidRPr="00A30EE0">
        <w:rPr>
          <w:lang w:val="en-US"/>
          <w:rPrChange w:id="297" w:author="Paulino Perez Rodríguez" w:date="2026-01-30T10:10:00Z" w16du:dateUtc="2026-01-30T16:10:00Z">
            <w:rPr/>
          </w:rPrChange>
        </w:rPr>
        <w:instrText>HYPERLINK "https://doi.org/10.1111/sjos.12336" \h</w:instrText>
      </w:r>
      <w:r>
        <w:fldChar w:fldCharType="separate"/>
      </w:r>
      <w:r w:rsidRPr="00A30EE0">
        <w:rPr>
          <w:rStyle w:val="Hipervnculo"/>
          <w:rFonts w:ascii="Arial" w:hAnsi="Arial" w:cs="Arial"/>
          <w:lang w:val="en-US"/>
          <w:rPrChange w:id="298" w:author="Paulino Perez Rodríguez" w:date="2026-01-30T10:10:00Z" w16du:dateUtc="2026-01-30T16:10:00Z">
            <w:rPr>
              <w:rStyle w:val="Hipervnculo"/>
              <w:rFonts w:ascii="Arial" w:hAnsi="Arial" w:cs="Arial"/>
            </w:rPr>
          </w:rPrChange>
        </w:rPr>
        <w:t>https://doi.org/10.1111/sjos.12336</w:t>
      </w:r>
      <w:r>
        <w:fldChar w:fldCharType="end"/>
      </w:r>
    </w:p>
    <w:p w14:paraId="002812AE" w14:textId="77777777" w:rsidR="00833720" w:rsidRPr="00A30EE0" w:rsidRDefault="00833720" w:rsidP="00833720">
      <w:pPr>
        <w:pStyle w:val="Bibliografa"/>
        <w:jc w:val="both"/>
        <w:rPr>
          <w:rFonts w:ascii="Arial" w:hAnsi="Arial" w:cs="Arial"/>
          <w:lang w:val="en-US"/>
          <w:rPrChange w:id="299" w:author="Paulino Perez Rodríguez" w:date="2026-01-30T10:10:00Z" w16du:dateUtc="2026-01-30T16:10:00Z">
            <w:rPr>
              <w:rFonts w:ascii="Arial" w:hAnsi="Arial" w:cs="Arial"/>
            </w:rPr>
          </w:rPrChange>
        </w:rPr>
      </w:pPr>
      <w:bookmarkStart w:id="300" w:name="ref-ssvs:1993"/>
      <w:bookmarkEnd w:id="290"/>
      <w:r w:rsidRPr="00A30EE0">
        <w:rPr>
          <w:rFonts w:ascii="Arial" w:hAnsi="Arial" w:cs="Arial"/>
          <w:lang w:val="en-US"/>
          <w:rPrChange w:id="301" w:author="Paulino Perez Rodríguez" w:date="2026-01-30T10:10:00Z" w16du:dateUtc="2026-01-30T16:10:00Z">
            <w:rPr>
              <w:rFonts w:ascii="Arial" w:hAnsi="Arial" w:cs="Arial"/>
            </w:rPr>
          </w:rPrChange>
        </w:rPr>
        <w:t xml:space="preserve">George, E. I., &amp; McCulloch, R. E. (1993). Variable selection via </w:t>
      </w:r>
      <w:proofErr w:type="spellStart"/>
      <w:r w:rsidRPr="00A30EE0">
        <w:rPr>
          <w:rFonts w:ascii="Arial" w:hAnsi="Arial" w:cs="Arial"/>
          <w:lang w:val="en-US"/>
          <w:rPrChange w:id="302" w:author="Paulino Perez Rodríguez" w:date="2026-01-30T10:10:00Z" w16du:dateUtc="2026-01-30T16:10:00Z">
            <w:rPr>
              <w:rFonts w:ascii="Arial" w:hAnsi="Arial" w:cs="Arial"/>
            </w:rPr>
          </w:rPrChange>
        </w:rPr>
        <w:t>gibbs</w:t>
      </w:r>
      <w:proofErr w:type="spellEnd"/>
      <w:r w:rsidRPr="00A30EE0">
        <w:rPr>
          <w:rFonts w:ascii="Arial" w:hAnsi="Arial" w:cs="Arial"/>
          <w:lang w:val="en-US"/>
          <w:rPrChange w:id="303" w:author="Paulino Perez Rodríguez" w:date="2026-01-30T10:10:00Z" w16du:dateUtc="2026-01-30T16:10:00Z">
            <w:rPr>
              <w:rFonts w:ascii="Arial" w:hAnsi="Arial" w:cs="Arial"/>
            </w:rPr>
          </w:rPrChange>
        </w:rPr>
        <w:t xml:space="preserve"> sampling. </w:t>
      </w:r>
      <w:r w:rsidRPr="00A30EE0">
        <w:rPr>
          <w:rFonts w:ascii="Arial" w:hAnsi="Arial" w:cs="Arial"/>
          <w:i/>
          <w:iCs/>
          <w:lang w:val="en-US"/>
          <w:rPrChange w:id="304" w:author="Paulino Perez Rodríguez" w:date="2026-01-30T10:10:00Z" w16du:dateUtc="2026-01-30T16:10:00Z">
            <w:rPr>
              <w:rFonts w:ascii="Arial" w:hAnsi="Arial" w:cs="Arial"/>
              <w:i/>
              <w:iCs/>
            </w:rPr>
          </w:rPrChange>
        </w:rPr>
        <w:t>Journal of the American Statistical Association</w:t>
      </w:r>
      <w:r w:rsidRPr="00A30EE0">
        <w:rPr>
          <w:rFonts w:ascii="Arial" w:hAnsi="Arial" w:cs="Arial"/>
          <w:lang w:val="en-US"/>
          <w:rPrChange w:id="305"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306" w:author="Paulino Perez Rodríguez" w:date="2026-01-30T10:10:00Z" w16du:dateUtc="2026-01-30T16:10:00Z">
            <w:rPr>
              <w:rFonts w:ascii="Arial" w:hAnsi="Arial" w:cs="Arial"/>
              <w:i/>
              <w:iCs/>
            </w:rPr>
          </w:rPrChange>
        </w:rPr>
        <w:t>88</w:t>
      </w:r>
      <w:r w:rsidRPr="00A30EE0">
        <w:rPr>
          <w:rFonts w:ascii="Arial" w:hAnsi="Arial" w:cs="Arial"/>
          <w:lang w:val="en-US"/>
          <w:rPrChange w:id="307" w:author="Paulino Perez Rodríguez" w:date="2026-01-30T10:10:00Z" w16du:dateUtc="2026-01-30T16:10:00Z">
            <w:rPr>
              <w:rFonts w:ascii="Arial" w:hAnsi="Arial" w:cs="Arial"/>
            </w:rPr>
          </w:rPrChange>
        </w:rPr>
        <w:t>(423), 881–889.</w:t>
      </w:r>
    </w:p>
    <w:p w14:paraId="1C615A48" w14:textId="77777777" w:rsidR="00833720" w:rsidRPr="00C8295E" w:rsidRDefault="00833720" w:rsidP="00833720">
      <w:pPr>
        <w:pStyle w:val="Bibliografa"/>
        <w:jc w:val="both"/>
        <w:rPr>
          <w:rFonts w:ascii="Arial" w:hAnsi="Arial" w:cs="Arial"/>
        </w:rPr>
      </w:pPr>
      <w:bookmarkStart w:id="308" w:name="ref-SAE"/>
      <w:bookmarkEnd w:id="300"/>
      <w:r w:rsidRPr="00A30EE0">
        <w:rPr>
          <w:rFonts w:ascii="Arial" w:hAnsi="Arial" w:cs="Arial"/>
          <w:lang w:val="en-US"/>
          <w:rPrChange w:id="309" w:author="Paulino Perez Rodríguez" w:date="2026-01-30T10:10:00Z" w16du:dateUtc="2026-01-30T16:10:00Z">
            <w:rPr>
              <w:rFonts w:ascii="Arial" w:hAnsi="Arial" w:cs="Arial"/>
            </w:rPr>
          </w:rPrChange>
        </w:rPr>
        <w:t xml:space="preserve">Hedlin, D. (2008). Small area estimation: A practitioner’s appraisal. </w:t>
      </w:r>
      <w:proofErr w:type="spellStart"/>
      <w:r w:rsidRPr="00C8295E">
        <w:rPr>
          <w:rFonts w:ascii="Arial" w:hAnsi="Arial" w:cs="Arial"/>
          <w:i/>
          <w:iCs/>
        </w:rPr>
        <w:t>Rivista</w:t>
      </w:r>
      <w:proofErr w:type="spellEnd"/>
      <w:r w:rsidRPr="00C8295E">
        <w:rPr>
          <w:rFonts w:ascii="Arial" w:hAnsi="Arial" w:cs="Arial"/>
          <w:i/>
          <w:iCs/>
        </w:rPr>
        <w:t xml:space="preserve"> </w:t>
      </w:r>
      <w:proofErr w:type="spellStart"/>
      <w:r w:rsidRPr="00C8295E">
        <w:rPr>
          <w:rFonts w:ascii="Arial" w:hAnsi="Arial" w:cs="Arial"/>
          <w:i/>
          <w:iCs/>
        </w:rPr>
        <w:t>Internazionale</w:t>
      </w:r>
      <w:proofErr w:type="spellEnd"/>
      <w:r w:rsidRPr="00C8295E">
        <w:rPr>
          <w:rFonts w:ascii="Arial" w:hAnsi="Arial" w:cs="Arial"/>
          <w:i/>
          <w:iCs/>
        </w:rPr>
        <w:t xml:space="preserve"> Di </w:t>
      </w:r>
      <w:proofErr w:type="spellStart"/>
      <w:r w:rsidRPr="00C8295E">
        <w:rPr>
          <w:rFonts w:ascii="Arial" w:hAnsi="Arial" w:cs="Arial"/>
          <w:i/>
          <w:iCs/>
        </w:rPr>
        <w:t>Scienze</w:t>
      </w:r>
      <w:proofErr w:type="spellEnd"/>
      <w:r w:rsidRPr="00C8295E">
        <w:rPr>
          <w:rFonts w:ascii="Arial" w:hAnsi="Arial" w:cs="Arial"/>
          <w:i/>
          <w:iCs/>
        </w:rPr>
        <w:t xml:space="preserve"> Sociali</w:t>
      </w:r>
      <w:r w:rsidRPr="00C8295E">
        <w:rPr>
          <w:rFonts w:ascii="Arial" w:hAnsi="Arial" w:cs="Arial"/>
        </w:rPr>
        <w:t xml:space="preserve">, </w:t>
      </w:r>
      <w:r w:rsidRPr="00C8295E">
        <w:rPr>
          <w:rFonts w:ascii="Arial" w:hAnsi="Arial" w:cs="Arial"/>
          <w:i/>
          <w:iCs/>
        </w:rPr>
        <w:t>116</w:t>
      </w:r>
      <w:r w:rsidRPr="00C8295E">
        <w:rPr>
          <w:rFonts w:ascii="Arial" w:hAnsi="Arial" w:cs="Arial"/>
        </w:rPr>
        <w:t>(4), 407–417.</w:t>
      </w:r>
    </w:p>
    <w:p w14:paraId="5DD1310E" w14:textId="77777777" w:rsidR="00833720" w:rsidRPr="00C8295E" w:rsidRDefault="00833720" w:rsidP="00833720">
      <w:pPr>
        <w:pStyle w:val="Bibliografa"/>
        <w:jc w:val="both"/>
        <w:rPr>
          <w:rFonts w:ascii="Arial" w:hAnsi="Arial" w:cs="Arial"/>
        </w:rPr>
      </w:pPr>
      <w:bookmarkStart w:id="310" w:name="ref-inegi-reporte:2025"/>
      <w:bookmarkEnd w:id="308"/>
      <w:r w:rsidRPr="00C8295E">
        <w:rPr>
          <w:rFonts w:ascii="Arial" w:hAnsi="Arial" w:cs="Arial"/>
        </w:rPr>
        <w:t xml:space="preserve">INEGI. (2025). </w:t>
      </w:r>
      <w:r w:rsidRPr="00C8295E">
        <w:rPr>
          <w:rFonts w:ascii="Arial" w:hAnsi="Arial" w:cs="Arial"/>
          <w:i/>
          <w:iCs/>
        </w:rPr>
        <w:t>Análisis de los resultados de la medición de la pobreza multidimensional, 2024</w:t>
      </w:r>
      <w:r w:rsidRPr="00C8295E">
        <w:rPr>
          <w:rFonts w:ascii="Arial" w:hAnsi="Arial" w:cs="Arial"/>
        </w:rPr>
        <w:t xml:space="preserve"> (Nos. Reporte de Resultados 27/25). Instituto Nacional de Estadística y Geografía. </w:t>
      </w:r>
      <w:hyperlink r:id="rId26">
        <w:r w:rsidRPr="00C8295E">
          <w:rPr>
            <w:rStyle w:val="Hipervnculo"/>
            <w:rFonts w:ascii="Arial" w:hAnsi="Arial" w:cs="Arial"/>
          </w:rPr>
          <w:t>https://www.inegi.org.mx/contenidos/saladeprensa/boletines/2025/pm/pm2025_RR_08.pdf</w:t>
        </w:r>
      </w:hyperlink>
    </w:p>
    <w:p w14:paraId="3D53D774" w14:textId="77777777" w:rsidR="00833720" w:rsidRPr="00C8295E" w:rsidRDefault="00833720" w:rsidP="00833720">
      <w:pPr>
        <w:pStyle w:val="Bibliografa"/>
        <w:jc w:val="both"/>
        <w:rPr>
          <w:rFonts w:ascii="Arial" w:hAnsi="Arial" w:cs="Arial"/>
        </w:rPr>
      </w:pPr>
      <w:bookmarkStart w:id="311" w:name="ref-Araceli"/>
      <w:bookmarkEnd w:id="310"/>
      <w:r w:rsidRPr="00C8295E">
        <w:rPr>
          <w:rFonts w:ascii="Arial" w:hAnsi="Arial" w:cs="Arial"/>
        </w:rPr>
        <w:t xml:space="preserve">López, A. R. (2024). </w:t>
      </w:r>
      <w:r w:rsidRPr="00C8295E">
        <w:rPr>
          <w:rFonts w:ascii="Arial" w:hAnsi="Arial" w:cs="Arial"/>
          <w:i/>
          <w:iCs/>
        </w:rPr>
        <w:t>Estimación bayesiana de un modelo de áreas pequeñas con distribución asimétrica en el error</w:t>
      </w:r>
      <w:r w:rsidRPr="00C8295E">
        <w:rPr>
          <w:rFonts w:ascii="Arial" w:hAnsi="Arial" w:cs="Arial"/>
        </w:rPr>
        <w:t xml:space="preserve"> [PhD </w:t>
      </w:r>
      <w:proofErr w:type="spellStart"/>
      <w:r w:rsidRPr="00C8295E">
        <w:rPr>
          <w:rFonts w:ascii="Arial" w:hAnsi="Arial" w:cs="Arial"/>
        </w:rPr>
        <w:t>thesis</w:t>
      </w:r>
      <w:proofErr w:type="spellEnd"/>
      <w:r w:rsidRPr="00C8295E">
        <w:rPr>
          <w:rFonts w:ascii="Arial" w:hAnsi="Arial" w:cs="Arial"/>
        </w:rPr>
        <w:t>]. Colegio de Postgraduados.</w:t>
      </w:r>
    </w:p>
    <w:p w14:paraId="547D5029" w14:textId="77777777" w:rsidR="00833720" w:rsidRPr="00C8295E" w:rsidRDefault="00833720" w:rsidP="00833720">
      <w:pPr>
        <w:pStyle w:val="Bibliografa"/>
        <w:jc w:val="both"/>
        <w:rPr>
          <w:rFonts w:ascii="Arial" w:hAnsi="Arial" w:cs="Arial"/>
        </w:rPr>
      </w:pPr>
      <w:bookmarkStart w:id="312" w:name="ref-sergio:2012"/>
      <w:bookmarkEnd w:id="311"/>
      <w:r w:rsidRPr="00C8295E">
        <w:rPr>
          <w:rFonts w:ascii="Arial" w:hAnsi="Arial" w:cs="Arial"/>
        </w:rPr>
        <w:lastRenderedPageBreak/>
        <w:t xml:space="preserve">Montes Rivera, F. Y., Pérez Rodríguez, P., &amp; Pérez Elizalde, S. (2012). </w:t>
      </w:r>
      <w:proofErr w:type="spellStart"/>
      <w:r w:rsidRPr="00C8295E">
        <w:rPr>
          <w:rFonts w:ascii="Arial" w:hAnsi="Arial" w:cs="Arial"/>
        </w:rPr>
        <w:t>Income</w:t>
      </w:r>
      <w:proofErr w:type="spellEnd"/>
      <w:r w:rsidRPr="00C8295E">
        <w:rPr>
          <w:rFonts w:ascii="Arial" w:hAnsi="Arial" w:cs="Arial"/>
        </w:rPr>
        <w:t xml:space="preserve"> </w:t>
      </w:r>
      <w:proofErr w:type="spellStart"/>
      <w:r w:rsidRPr="00C8295E">
        <w:rPr>
          <w:rFonts w:ascii="Arial" w:hAnsi="Arial" w:cs="Arial"/>
        </w:rPr>
        <w:t>adjustment</w:t>
      </w:r>
      <w:proofErr w:type="spellEnd"/>
      <w:r w:rsidRPr="00C8295E">
        <w:rPr>
          <w:rFonts w:ascii="Arial" w:hAnsi="Arial" w:cs="Arial"/>
        </w:rPr>
        <w:t xml:space="preserve"> in </w:t>
      </w:r>
      <w:proofErr w:type="spellStart"/>
      <w:r w:rsidRPr="00C8295E">
        <w:rPr>
          <w:rFonts w:ascii="Arial" w:hAnsi="Arial" w:cs="Arial"/>
        </w:rPr>
        <w:t>mexico</w:t>
      </w:r>
      <w:proofErr w:type="spellEnd"/>
      <w:r w:rsidRPr="00C8295E">
        <w:rPr>
          <w:rFonts w:ascii="Arial" w:hAnsi="Arial" w:cs="Arial"/>
        </w:rPr>
        <w:t xml:space="preserve"> </w:t>
      </w:r>
      <w:proofErr w:type="spellStart"/>
      <w:r w:rsidRPr="00C8295E">
        <w:rPr>
          <w:rFonts w:ascii="Arial" w:hAnsi="Arial" w:cs="Arial"/>
        </w:rPr>
        <w:t>with</w:t>
      </w:r>
      <w:proofErr w:type="spellEnd"/>
      <w:r w:rsidRPr="00C8295E">
        <w:rPr>
          <w:rFonts w:ascii="Arial" w:hAnsi="Arial" w:cs="Arial"/>
        </w:rPr>
        <w:t xml:space="preserve"> a </w:t>
      </w:r>
      <w:proofErr w:type="spellStart"/>
      <w:r w:rsidRPr="00C8295E">
        <w:rPr>
          <w:rFonts w:ascii="Arial" w:hAnsi="Arial" w:cs="Arial"/>
        </w:rPr>
        <w:t>bayesian</w:t>
      </w:r>
      <w:proofErr w:type="spellEnd"/>
      <w:r w:rsidRPr="00C8295E">
        <w:rPr>
          <w:rFonts w:ascii="Arial" w:hAnsi="Arial" w:cs="Arial"/>
        </w:rPr>
        <w:t xml:space="preserve"> approach. </w:t>
      </w:r>
      <w:r w:rsidRPr="00C8295E">
        <w:rPr>
          <w:rFonts w:ascii="Arial" w:hAnsi="Arial" w:cs="Arial"/>
          <w:i/>
          <w:iCs/>
        </w:rPr>
        <w:t>Estudios Económicos de El Colegio de México</w:t>
      </w:r>
      <w:r w:rsidRPr="00C8295E">
        <w:rPr>
          <w:rFonts w:ascii="Arial" w:hAnsi="Arial" w:cs="Arial"/>
        </w:rPr>
        <w:t xml:space="preserve">, </w:t>
      </w:r>
      <w:r w:rsidRPr="00C8295E">
        <w:rPr>
          <w:rFonts w:ascii="Arial" w:hAnsi="Arial" w:cs="Arial"/>
          <w:i/>
          <w:iCs/>
        </w:rPr>
        <w:t>27</w:t>
      </w:r>
      <w:r w:rsidRPr="00C8295E">
        <w:rPr>
          <w:rFonts w:ascii="Arial" w:hAnsi="Arial" w:cs="Arial"/>
        </w:rPr>
        <w:t xml:space="preserve">(2), 273–293. </w:t>
      </w:r>
      <w:hyperlink r:id="rId27">
        <w:r w:rsidRPr="00C8295E">
          <w:rPr>
            <w:rStyle w:val="Hipervnculo"/>
            <w:rFonts w:ascii="Arial" w:hAnsi="Arial" w:cs="Arial"/>
          </w:rPr>
          <w:t>https://doi.org/10.24201/ee.v27i2.90</w:t>
        </w:r>
      </w:hyperlink>
    </w:p>
    <w:p w14:paraId="6679189F" w14:textId="77777777" w:rsidR="00833720" w:rsidRPr="00A30EE0" w:rsidRDefault="00833720" w:rsidP="00833720">
      <w:pPr>
        <w:pStyle w:val="Bibliografa"/>
        <w:jc w:val="both"/>
        <w:rPr>
          <w:rFonts w:ascii="Arial" w:hAnsi="Arial" w:cs="Arial"/>
          <w:lang w:val="en-US"/>
          <w:rPrChange w:id="313" w:author="Paulino Perez Rodríguez" w:date="2026-01-30T10:10:00Z" w16du:dateUtc="2026-01-30T16:10:00Z">
            <w:rPr>
              <w:rFonts w:ascii="Arial" w:hAnsi="Arial" w:cs="Arial"/>
            </w:rPr>
          </w:rPrChange>
        </w:rPr>
      </w:pPr>
      <w:bookmarkStart w:id="314" w:name="ref-g3-skew-normal"/>
      <w:bookmarkEnd w:id="312"/>
      <w:r w:rsidRPr="00C8295E">
        <w:rPr>
          <w:rFonts w:ascii="Arial" w:hAnsi="Arial" w:cs="Arial"/>
        </w:rPr>
        <w:t xml:space="preserve">Pérez-Rodríguez, P., Acosta-Pech, R., Pérez-Elizalde, S., Cruz, C. V., Espinosa, J. S., &amp; Crossa, J. (2018). </w:t>
      </w:r>
      <w:r w:rsidRPr="00A30EE0">
        <w:rPr>
          <w:rFonts w:ascii="Arial" w:hAnsi="Arial" w:cs="Arial"/>
          <w:lang w:val="en-US"/>
          <w:rPrChange w:id="315" w:author="Paulino Perez Rodríguez" w:date="2026-01-30T10:10:00Z" w16du:dateUtc="2026-01-30T16:10:00Z">
            <w:rPr>
              <w:rFonts w:ascii="Arial" w:hAnsi="Arial" w:cs="Arial"/>
            </w:rPr>
          </w:rPrChange>
        </w:rPr>
        <w:t xml:space="preserve">A </w:t>
      </w:r>
      <w:proofErr w:type="spellStart"/>
      <w:r w:rsidRPr="00A30EE0">
        <w:rPr>
          <w:rFonts w:ascii="Arial" w:hAnsi="Arial" w:cs="Arial"/>
          <w:lang w:val="en-US"/>
          <w:rPrChange w:id="316" w:author="Paulino Perez Rodríguez" w:date="2026-01-30T10:10:00Z" w16du:dateUtc="2026-01-30T16:10:00Z">
            <w:rPr>
              <w:rFonts w:ascii="Arial" w:hAnsi="Arial" w:cs="Arial"/>
            </w:rPr>
          </w:rPrChange>
        </w:rPr>
        <w:t>bayesian</w:t>
      </w:r>
      <w:proofErr w:type="spellEnd"/>
      <w:r w:rsidRPr="00A30EE0">
        <w:rPr>
          <w:rFonts w:ascii="Arial" w:hAnsi="Arial" w:cs="Arial"/>
          <w:lang w:val="en-US"/>
          <w:rPrChange w:id="317" w:author="Paulino Perez Rodríguez" w:date="2026-01-30T10:10:00Z" w16du:dateUtc="2026-01-30T16:10:00Z">
            <w:rPr>
              <w:rFonts w:ascii="Arial" w:hAnsi="Arial" w:cs="Arial"/>
            </w:rPr>
          </w:rPrChange>
        </w:rPr>
        <w:t xml:space="preserve"> genomic regression model with skew normal random errors. </w:t>
      </w:r>
      <w:r w:rsidRPr="00A30EE0">
        <w:rPr>
          <w:rFonts w:ascii="Arial" w:hAnsi="Arial" w:cs="Arial"/>
          <w:i/>
          <w:iCs/>
          <w:lang w:val="en-US"/>
          <w:rPrChange w:id="318" w:author="Paulino Perez Rodríguez" w:date="2026-01-30T10:10:00Z" w16du:dateUtc="2026-01-30T16:10:00Z">
            <w:rPr>
              <w:rFonts w:ascii="Arial" w:hAnsi="Arial" w:cs="Arial"/>
              <w:i/>
              <w:iCs/>
            </w:rPr>
          </w:rPrChange>
        </w:rPr>
        <w:t xml:space="preserve">G3 </w:t>
      </w:r>
      <w:proofErr w:type="spellStart"/>
      <w:r w:rsidRPr="00A30EE0">
        <w:rPr>
          <w:rFonts w:ascii="Arial" w:hAnsi="Arial" w:cs="Arial"/>
          <w:i/>
          <w:iCs/>
          <w:lang w:val="en-US"/>
          <w:rPrChange w:id="319" w:author="Paulino Perez Rodríguez" w:date="2026-01-30T10:10:00Z" w16du:dateUtc="2026-01-30T16:10:00Z">
            <w:rPr>
              <w:rFonts w:ascii="Arial" w:hAnsi="Arial" w:cs="Arial"/>
              <w:i/>
              <w:iCs/>
            </w:rPr>
          </w:rPrChange>
        </w:rPr>
        <w:t>Genes|Genomes|Genetics</w:t>
      </w:r>
      <w:proofErr w:type="spellEnd"/>
      <w:r w:rsidRPr="00A30EE0">
        <w:rPr>
          <w:rFonts w:ascii="Arial" w:hAnsi="Arial" w:cs="Arial"/>
          <w:lang w:val="en-US"/>
          <w:rPrChange w:id="320" w:author="Paulino Perez Rodríguez" w:date="2026-01-30T10:10:00Z" w16du:dateUtc="2026-01-30T16:10:00Z">
            <w:rPr>
              <w:rFonts w:ascii="Arial" w:hAnsi="Arial" w:cs="Arial"/>
            </w:rPr>
          </w:rPrChange>
        </w:rPr>
        <w:t xml:space="preserve">, </w:t>
      </w:r>
      <w:r w:rsidRPr="00A30EE0">
        <w:rPr>
          <w:rFonts w:ascii="Arial" w:hAnsi="Arial" w:cs="Arial"/>
          <w:i/>
          <w:iCs/>
          <w:lang w:val="en-US"/>
          <w:rPrChange w:id="321" w:author="Paulino Perez Rodríguez" w:date="2026-01-30T10:10:00Z" w16du:dateUtc="2026-01-30T16:10:00Z">
            <w:rPr>
              <w:rFonts w:ascii="Arial" w:hAnsi="Arial" w:cs="Arial"/>
              <w:i/>
              <w:iCs/>
            </w:rPr>
          </w:rPrChange>
        </w:rPr>
        <w:t>8</w:t>
      </w:r>
      <w:r w:rsidRPr="00A30EE0">
        <w:rPr>
          <w:rFonts w:ascii="Arial" w:hAnsi="Arial" w:cs="Arial"/>
          <w:lang w:val="en-US"/>
          <w:rPrChange w:id="322" w:author="Paulino Perez Rodríguez" w:date="2026-01-30T10:10:00Z" w16du:dateUtc="2026-01-30T16:10:00Z">
            <w:rPr>
              <w:rFonts w:ascii="Arial" w:hAnsi="Arial" w:cs="Arial"/>
            </w:rPr>
          </w:rPrChange>
        </w:rPr>
        <w:t xml:space="preserve">(5), 1771–1785. </w:t>
      </w:r>
      <w:r>
        <w:fldChar w:fldCharType="begin"/>
      </w:r>
      <w:r w:rsidRPr="00A30EE0">
        <w:rPr>
          <w:lang w:val="en-US"/>
          <w:rPrChange w:id="323" w:author="Paulino Perez Rodríguez" w:date="2026-01-30T10:10:00Z" w16du:dateUtc="2026-01-30T16:10:00Z">
            <w:rPr/>
          </w:rPrChange>
        </w:rPr>
        <w:instrText>HYPERLINK "https://doi.org/10.1534/g3.117.300406" \h</w:instrText>
      </w:r>
      <w:r>
        <w:fldChar w:fldCharType="separate"/>
      </w:r>
      <w:r w:rsidRPr="00A30EE0">
        <w:rPr>
          <w:rStyle w:val="Hipervnculo"/>
          <w:rFonts w:ascii="Arial" w:hAnsi="Arial" w:cs="Arial"/>
          <w:lang w:val="en-US"/>
          <w:rPrChange w:id="324" w:author="Paulino Perez Rodríguez" w:date="2026-01-30T10:10:00Z" w16du:dateUtc="2026-01-30T16:10:00Z">
            <w:rPr>
              <w:rStyle w:val="Hipervnculo"/>
              <w:rFonts w:ascii="Arial" w:hAnsi="Arial" w:cs="Arial"/>
            </w:rPr>
          </w:rPrChange>
        </w:rPr>
        <w:t>https://doi.org/10.1534/g3.117.300406</w:t>
      </w:r>
      <w:r>
        <w:fldChar w:fldCharType="end"/>
      </w:r>
    </w:p>
    <w:p w14:paraId="4EB282E6" w14:textId="77777777" w:rsidR="00833720" w:rsidRPr="00A30EE0" w:rsidRDefault="00833720" w:rsidP="00833720">
      <w:pPr>
        <w:pStyle w:val="Bibliografa"/>
        <w:jc w:val="both"/>
        <w:rPr>
          <w:rFonts w:ascii="Arial" w:hAnsi="Arial" w:cs="Arial"/>
          <w:lang w:val="en-US"/>
          <w:rPrChange w:id="325" w:author="Paulino Perez Rodríguez" w:date="2026-01-30T10:10:00Z" w16du:dateUtc="2026-01-30T16:10:00Z">
            <w:rPr>
              <w:rFonts w:ascii="Arial" w:hAnsi="Arial" w:cs="Arial"/>
            </w:rPr>
          </w:rPrChange>
        </w:rPr>
      </w:pPr>
      <w:bookmarkStart w:id="326" w:name="ref-rao:2015"/>
      <w:bookmarkEnd w:id="314"/>
      <w:r w:rsidRPr="00A30EE0">
        <w:rPr>
          <w:rFonts w:ascii="Arial" w:hAnsi="Arial" w:cs="Arial"/>
          <w:lang w:val="en-US"/>
          <w:rPrChange w:id="327" w:author="Paulino Perez Rodríguez" w:date="2026-01-30T10:10:00Z" w16du:dateUtc="2026-01-30T16:10:00Z">
            <w:rPr>
              <w:rFonts w:ascii="Arial" w:hAnsi="Arial" w:cs="Arial"/>
            </w:rPr>
          </w:rPrChange>
        </w:rPr>
        <w:t xml:space="preserve">Rao, J. N. K., &amp; Molina, I. (2015). </w:t>
      </w:r>
      <w:r w:rsidRPr="00A30EE0">
        <w:rPr>
          <w:rFonts w:ascii="Arial" w:hAnsi="Arial" w:cs="Arial"/>
          <w:i/>
          <w:iCs/>
          <w:lang w:val="en-US"/>
          <w:rPrChange w:id="328" w:author="Paulino Perez Rodríguez" w:date="2026-01-30T10:10:00Z" w16du:dateUtc="2026-01-30T16:10:00Z">
            <w:rPr>
              <w:rFonts w:ascii="Arial" w:hAnsi="Arial" w:cs="Arial"/>
              <w:i/>
              <w:iCs/>
            </w:rPr>
          </w:rPrChange>
        </w:rPr>
        <w:t>Small area estimation</w:t>
      </w:r>
      <w:r w:rsidRPr="00A30EE0">
        <w:rPr>
          <w:rFonts w:ascii="Arial" w:hAnsi="Arial" w:cs="Arial"/>
          <w:lang w:val="en-US"/>
          <w:rPrChange w:id="329" w:author="Paulino Perez Rodríguez" w:date="2026-01-30T10:10:00Z" w16du:dateUtc="2026-01-30T16:10:00Z">
            <w:rPr>
              <w:rFonts w:ascii="Arial" w:hAnsi="Arial" w:cs="Arial"/>
            </w:rPr>
          </w:rPrChange>
        </w:rPr>
        <w:t xml:space="preserve"> (2nd ed., p. 480). John Wiley &amp; Sons. </w:t>
      </w:r>
      <w:r>
        <w:fldChar w:fldCharType="begin"/>
      </w:r>
      <w:r w:rsidRPr="00A30EE0">
        <w:rPr>
          <w:lang w:val="en-US"/>
          <w:rPrChange w:id="330" w:author="Paulino Perez Rodríguez" w:date="2026-01-30T10:10:00Z" w16du:dateUtc="2026-01-30T16:10:00Z">
            <w:rPr/>
          </w:rPrChange>
        </w:rPr>
        <w:instrText>HYPERLINK "https://doi.org/10.1002/9781118735855" \h</w:instrText>
      </w:r>
      <w:r>
        <w:fldChar w:fldCharType="separate"/>
      </w:r>
      <w:r w:rsidRPr="00A30EE0">
        <w:rPr>
          <w:rStyle w:val="Hipervnculo"/>
          <w:rFonts w:ascii="Arial" w:hAnsi="Arial" w:cs="Arial"/>
          <w:lang w:val="en-US"/>
          <w:rPrChange w:id="331" w:author="Paulino Perez Rodríguez" w:date="2026-01-30T10:10:00Z" w16du:dateUtc="2026-01-30T16:10:00Z">
            <w:rPr>
              <w:rStyle w:val="Hipervnculo"/>
              <w:rFonts w:ascii="Arial" w:hAnsi="Arial" w:cs="Arial"/>
            </w:rPr>
          </w:rPrChange>
        </w:rPr>
        <w:t>https://doi.org/10.1002/9781118735855</w:t>
      </w:r>
      <w:r>
        <w:fldChar w:fldCharType="end"/>
      </w:r>
    </w:p>
    <w:p w14:paraId="3154840D" w14:textId="77777777" w:rsidR="00833720" w:rsidRPr="00C8295E" w:rsidRDefault="00833720" w:rsidP="00833720">
      <w:pPr>
        <w:pStyle w:val="Bibliografa"/>
        <w:jc w:val="both"/>
        <w:rPr>
          <w:rFonts w:ascii="Arial" w:hAnsi="Arial" w:cs="Arial"/>
        </w:rPr>
      </w:pPr>
      <w:bookmarkStart w:id="332" w:name="ref-saenz:2020"/>
      <w:bookmarkEnd w:id="326"/>
      <w:r w:rsidRPr="00A30EE0">
        <w:rPr>
          <w:rFonts w:ascii="Arial" w:hAnsi="Arial" w:cs="Arial"/>
          <w:lang w:val="en-US"/>
          <w:rPrChange w:id="333" w:author="Paulino Perez Rodríguez" w:date="2026-01-30T10:10:00Z" w16du:dateUtc="2026-01-30T16:10:00Z">
            <w:rPr>
              <w:rFonts w:ascii="Arial" w:hAnsi="Arial" w:cs="Arial"/>
            </w:rPr>
          </w:rPrChange>
        </w:rPr>
        <w:t xml:space="preserve">Sáenz Vela, H. M. (2020). </w:t>
      </w:r>
      <w:r w:rsidRPr="00C8295E">
        <w:rPr>
          <w:rFonts w:ascii="Arial" w:hAnsi="Arial" w:cs="Arial"/>
        </w:rPr>
        <w:t xml:space="preserve">Metodología AF: Pobreza multidimensional en </w:t>
      </w:r>
      <w:proofErr w:type="spellStart"/>
      <w:r w:rsidRPr="00C8295E">
        <w:rPr>
          <w:rFonts w:ascii="Arial" w:hAnsi="Arial" w:cs="Arial"/>
        </w:rPr>
        <w:t>méxico</w:t>
      </w:r>
      <w:proofErr w:type="spellEnd"/>
      <w:r w:rsidRPr="00C8295E">
        <w:rPr>
          <w:rFonts w:ascii="Arial" w:hAnsi="Arial" w:cs="Arial"/>
        </w:rPr>
        <w:t xml:space="preserve">, 2008 y 2018. </w:t>
      </w:r>
      <w:r w:rsidRPr="00C8295E">
        <w:rPr>
          <w:rFonts w:ascii="Arial" w:hAnsi="Arial" w:cs="Arial"/>
          <w:i/>
          <w:iCs/>
        </w:rPr>
        <w:t>Economía Informa</w:t>
      </w:r>
      <w:r w:rsidRPr="00C8295E">
        <w:rPr>
          <w:rFonts w:ascii="Arial" w:hAnsi="Arial" w:cs="Arial"/>
        </w:rPr>
        <w:t xml:space="preserve">, </w:t>
      </w:r>
      <w:r w:rsidRPr="00C8295E">
        <w:rPr>
          <w:rFonts w:ascii="Arial" w:hAnsi="Arial" w:cs="Arial"/>
          <w:i/>
          <w:iCs/>
        </w:rPr>
        <w:t>420</w:t>
      </w:r>
      <w:r w:rsidRPr="00C8295E">
        <w:rPr>
          <w:rFonts w:ascii="Arial" w:hAnsi="Arial" w:cs="Arial"/>
        </w:rPr>
        <w:t xml:space="preserve">(enero-febrero), 48–62. </w:t>
      </w:r>
      <w:hyperlink r:id="rId28">
        <w:r w:rsidRPr="00C8295E">
          <w:rPr>
            <w:rStyle w:val="Hipervnculo"/>
            <w:rFonts w:ascii="Arial" w:hAnsi="Arial" w:cs="Arial"/>
          </w:rPr>
          <w:t>https://www.economia.unam.mx/assets/pdfs/econinfo/420/05MetodologiaAF.pdf</w:t>
        </w:r>
      </w:hyperlink>
    </w:p>
    <w:p w14:paraId="125AC00A" w14:textId="77777777" w:rsidR="00833720" w:rsidRPr="00C8295E" w:rsidRDefault="00833720" w:rsidP="00833720">
      <w:pPr>
        <w:pStyle w:val="Bibliografa"/>
        <w:jc w:val="both"/>
        <w:rPr>
          <w:rFonts w:ascii="Arial" w:hAnsi="Arial" w:cs="Arial"/>
        </w:rPr>
      </w:pPr>
      <w:bookmarkStart w:id="334" w:name="ref-stan-ref:2025"/>
      <w:bookmarkEnd w:id="332"/>
      <w:r w:rsidRPr="00A30EE0">
        <w:rPr>
          <w:rFonts w:ascii="Arial" w:hAnsi="Arial" w:cs="Arial"/>
          <w:lang w:val="en-US"/>
          <w:rPrChange w:id="335" w:author="Paulino Perez Rodríguez" w:date="2026-01-30T10:10:00Z" w16du:dateUtc="2026-01-30T16:10:00Z">
            <w:rPr>
              <w:rFonts w:ascii="Arial" w:hAnsi="Arial" w:cs="Arial"/>
            </w:rPr>
          </w:rPrChange>
        </w:rPr>
        <w:t xml:space="preserve">Stan Development Team. (2025). </w:t>
      </w:r>
      <w:r w:rsidRPr="00A30EE0">
        <w:rPr>
          <w:rFonts w:ascii="Arial" w:hAnsi="Arial" w:cs="Arial"/>
          <w:i/>
          <w:iCs/>
          <w:lang w:val="en-US"/>
          <w:rPrChange w:id="336" w:author="Paulino Perez Rodríguez" w:date="2026-01-30T10:10:00Z" w16du:dateUtc="2026-01-30T16:10:00Z">
            <w:rPr>
              <w:rFonts w:ascii="Arial" w:hAnsi="Arial" w:cs="Arial"/>
              <w:i/>
              <w:iCs/>
            </w:rPr>
          </w:rPrChange>
        </w:rPr>
        <w:t>Stan reference manual, version 2.37</w:t>
      </w:r>
      <w:r w:rsidRPr="00A30EE0">
        <w:rPr>
          <w:rFonts w:ascii="Arial" w:hAnsi="Arial" w:cs="Arial"/>
          <w:lang w:val="en-US"/>
          <w:rPrChange w:id="337" w:author="Paulino Perez Rodríguez" w:date="2026-01-30T10:10:00Z" w16du:dateUtc="2026-01-30T16:10:00Z">
            <w:rPr>
              <w:rFonts w:ascii="Arial" w:hAnsi="Arial" w:cs="Arial"/>
            </w:rPr>
          </w:rPrChange>
        </w:rPr>
        <w:t xml:space="preserve">. </w:t>
      </w:r>
      <w:r>
        <w:fldChar w:fldCharType="begin"/>
      </w:r>
      <w:r w:rsidRPr="00A30EE0">
        <w:rPr>
          <w:lang w:val="en-US"/>
          <w:rPrChange w:id="338" w:author="Paulino Perez Rodríguez" w:date="2026-01-30T10:10:00Z" w16du:dateUtc="2026-01-30T16:10:00Z">
            <w:rPr/>
          </w:rPrChange>
        </w:rPr>
        <w:instrText>HYPERLINK "https://mc-stan.org/docs/reference-manual/" \h</w:instrText>
      </w:r>
      <w:r>
        <w:fldChar w:fldCharType="separate"/>
      </w:r>
      <w:r w:rsidRPr="00C8295E">
        <w:rPr>
          <w:rStyle w:val="Hipervnculo"/>
          <w:rFonts w:ascii="Arial" w:hAnsi="Arial" w:cs="Arial"/>
        </w:rPr>
        <w:t>https://mc-stan.org/docs/reference-manual/</w:t>
      </w:r>
      <w:r>
        <w:fldChar w:fldCharType="end"/>
      </w:r>
      <w:bookmarkEnd w:id="213"/>
      <w:bookmarkEnd w:id="334"/>
    </w:p>
    <w:p w14:paraId="42D54F0E" w14:textId="77777777" w:rsidR="00833720" w:rsidRPr="00C8295E" w:rsidRDefault="00833720" w:rsidP="00F37A0A">
      <w:pPr>
        <w:pStyle w:val="Textoindependiente"/>
        <w:jc w:val="both"/>
        <w:rPr>
          <w:rFonts w:ascii="Arial" w:hAnsi="Arial" w:cs="Arial"/>
        </w:rPr>
      </w:pPr>
    </w:p>
    <w:p w14:paraId="00E10F8E" w14:textId="23B706FD" w:rsidR="00833720" w:rsidRPr="00C8295E" w:rsidRDefault="00833720">
      <w:pPr>
        <w:rPr>
          <w:rFonts w:ascii="Arial" w:hAnsi="Arial" w:cs="Arial"/>
        </w:rPr>
      </w:pPr>
      <w:r w:rsidRPr="00C8295E">
        <w:rPr>
          <w:rFonts w:ascii="Arial" w:hAnsi="Arial" w:cs="Arial"/>
        </w:rPr>
        <w:br w:type="page"/>
      </w:r>
    </w:p>
    <w:p w14:paraId="2A912E11" w14:textId="77777777" w:rsidR="0060608D" w:rsidRPr="00C8295E" w:rsidRDefault="00000000" w:rsidP="00F37A0A">
      <w:pPr>
        <w:pStyle w:val="Ttulo1"/>
        <w:jc w:val="both"/>
        <w:rPr>
          <w:rFonts w:ascii="Arial" w:hAnsi="Arial" w:cs="Arial"/>
          <w:sz w:val="24"/>
          <w:szCs w:val="24"/>
        </w:rPr>
      </w:pPr>
      <w:bookmarkStart w:id="339" w:name="anexo"/>
      <w:bookmarkEnd w:id="209"/>
      <w:commentRangeStart w:id="340"/>
      <w:r w:rsidRPr="00C8295E">
        <w:rPr>
          <w:rFonts w:ascii="Arial" w:hAnsi="Arial" w:cs="Arial"/>
          <w:sz w:val="24"/>
          <w:szCs w:val="24"/>
        </w:rPr>
        <w:lastRenderedPageBreak/>
        <w:t>Anexo</w:t>
      </w:r>
      <w:commentRangeEnd w:id="340"/>
      <w:r w:rsidR="0097460E">
        <w:rPr>
          <w:rStyle w:val="Refdecomentario"/>
          <w:rFonts w:asciiTheme="minorHAnsi" w:eastAsiaTheme="minorEastAsia" w:hAnsiTheme="minorHAnsi" w:cstheme="minorBidi"/>
          <w:color w:val="auto"/>
        </w:rPr>
        <w:commentReference w:id="340"/>
      </w:r>
    </w:p>
    <w:p w14:paraId="1EA10FCE" w14:textId="77777777" w:rsidR="0060608D" w:rsidRPr="00C8295E" w:rsidRDefault="00000000" w:rsidP="00F37A0A">
      <w:pPr>
        <w:pStyle w:val="Ttulo1"/>
        <w:jc w:val="both"/>
        <w:rPr>
          <w:rFonts w:ascii="Arial" w:hAnsi="Arial" w:cs="Arial"/>
          <w:sz w:val="24"/>
          <w:szCs w:val="24"/>
        </w:rPr>
      </w:pPr>
      <w:bookmarkStart w:id="341" w:name="lista-de-covariables-empleadas"/>
      <w:bookmarkEnd w:id="339"/>
      <w:r w:rsidRPr="00C8295E">
        <w:rPr>
          <w:rFonts w:ascii="Arial" w:hAnsi="Arial" w:cs="Arial"/>
          <w:sz w:val="24"/>
          <w:szCs w:val="24"/>
        </w:rPr>
        <w:t>Lista de covariables empleadas</w:t>
      </w:r>
    </w:p>
    <w:p w14:paraId="6639410E" w14:textId="31C21BD9" w:rsidR="00EB1079" w:rsidRPr="00C8295E" w:rsidRDefault="00F508D3" w:rsidP="00F37A0A">
      <w:pPr>
        <w:pStyle w:val="TableCaption"/>
        <w:jc w:val="both"/>
        <w:rPr>
          <w:rFonts w:ascii="Arial" w:hAnsi="Arial" w:cs="Arial"/>
        </w:rPr>
      </w:pPr>
      <w:bookmarkStart w:id="342" w:name="tab:covariables-beta"/>
      <w:commentRangeStart w:id="343"/>
      <w:r>
        <w:rPr>
          <w:rFonts w:ascii="Arial" w:hAnsi="Arial" w:cs="Arial"/>
        </w:rPr>
        <w:t xml:space="preserve">Cuadro 5. </w:t>
      </w:r>
      <w:r w:rsidRPr="00C8295E">
        <w:rPr>
          <w:rFonts w:ascii="Arial" w:hAnsi="Arial" w:cs="Arial"/>
        </w:rPr>
        <w:t>Estimaciones y lista de covariables incluidas, únicamente se muestran aquellas</w:t>
      </w:r>
      <w:r w:rsidR="00060245" w:rsidRPr="00C8295E">
        <w:rPr>
          <w:rFonts w:ascii="Arial" w:hAnsi="Arial" w:cs="Arial"/>
        </w:rPr>
        <w:t xml:space="preserve"> </w:t>
      </w:r>
      <w:r w:rsidR="00ED5E85" w:rsidRPr="00C8295E">
        <w:rPr>
          <w:rFonts w:ascii="Arial" w:hAnsi="Arial" w:cs="Arial"/>
        </w:rPr>
        <w:t>cuyo intervalo creíble no contiene al cero.</w:t>
      </w:r>
      <w:r w:rsidRPr="00C8295E">
        <w:rPr>
          <w:rFonts w:ascii="Arial" w:hAnsi="Arial" w:cs="Arial"/>
        </w:rPr>
        <w:t xml:space="preserve"> Fuente: elaboración propia basada en la muestra </w:t>
      </w:r>
      <w:r w:rsidRPr="00C8295E">
        <w:rPr>
          <w:rFonts w:ascii="Arial" w:hAnsi="Arial" w:cs="Arial"/>
          <w:u w:val="single"/>
        </w:rPr>
        <w:t>a posteriori</w:t>
      </w:r>
      <w:r w:rsidRPr="00C8295E">
        <w:rPr>
          <w:rFonts w:ascii="Arial" w:hAnsi="Arial" w:cs="Arial"/>
        </w:rPr>
        <w:t>.</w:t>
      </w:r>
      <w:commentRangeEnd w:id="343"/>
      <w:r w:rsidR="00382421">
        <w:rPr>
          <w:rStyle w:val="Refdecomentario"/>
          <w:i w:val="0"/>
        </w:rPr>
        <w:commentReference w:id="343"/>
      </w:r>
    </w:p>
    <w:tbl>
      <w:tblPr>
        <w:tblStyle w:val="Table"/>
        <w:tblW w:w="0" w:type="auto"/>
        <w:tblLook w:val="0020" w:firstRow="1" w:lastRow="0" w:firstColumn="0" w:lastColumn="0" w:noHBand="0" w:noVBand="0"/>
      </w:tblPr>
      <w:tblGrid>
        <w:gridCol w:w="2024"/>
        <w:gridCol w:w="1486"/>
        <w:gridCol w:w="2034"/>
        <w:gridCol w:w="4418"/>
      </w:tblGrid>
      <w:tr w:rsidR="00C77D12" w:rsidRPr="00C8295E" w14:paraId="535709EA" w14:textId="77777777" w:rsidTr="0026688A">
        <w:trPr>
          <w:cnfStyle w:val="100000000000" w:firstRow="1" w:lastRow="0" w:firstColumn="0" w:lastColumn="0" w:oddVBand="0" w:evenVBand="0" w:oddHBand="0" w:evenHBand="0" w:firstRowFirstColumn="0" w:firstRowLastColumn="0" w:lastRowFirstColumn="0" w:lastRowLastColumn="0"/>
          <w:tblHeader/>
        </w:trPr>
        <w:tc>
          <w:tcPr>
            <w:tcW w:w="0" w:type="auto"/>
          </w:tcPr>
          <w:p w14:paraId="7A0AECF9" w14:textId="77777777" w:rsidR="00C77D12" w:rsidRPr="00C8295E" w:rsidRDefault="00C77D12" w:rsidP="0026688A">
            <w:pPr>
              <w:pStyle w:val="Compact"/>
              <w:rPr>
                <w:rFonts w:ascii="Arial" w:hAnsi="Arial" w:cs="Arial"/>
              </w:rPr>
            </w:pPr>
            <w:bookmarkStart w:id="344" w:name="X41492cb5ba6164ef40c7eb601f64e46336622de"/>
            <w:bookmarkEnd w:id="341"/>
            <w:bookmarkEnd w:id="342"/>
            <w:r w:rsidRPr="00C8295E">
              <w:rPr>
                <w:rFonts w:ascii="Arial" w:hAnsi="Arial" w:cs="Arial"/>
              </w:rPr>
              <w:t>Parámetro (Frecuencia)</w:t>
            </w:r>
          </w:p>
        </w:tc>
        <w:tc>
          <w:tcPr>
            <w:tcW w:w="0" w:type="auto"/>
          </w:tcPr>
          <w:p w14:paraId="1031FFC6" w14:textId="77777777" w:rsidR="00C77D12" w:rsidRPr="00C8295E" w:rsidRDefault="00C77D12" w:rsidP="0026688A">
            <w:pPr>
              <w:pStyle w:val="Compact"/>
              <w:rPr>
                <w:rFonts w:ascii="Arial" w:hAnsi="Arial" w:cs="Arial"/>
              </w:rPr>
            </w:pPr>
            <w:r w:rsidRPr="00C8295E">
              <w:rPr>
                <w:rFonts w:ascii="Arial" w:hAnsi="Arial" w:cs="Arial"/>
              </w:rPr>
              <w:t xml:space="preserve">Media (Error </w:t>
            </w:r>
            <w:proofErr w:type="spellStart"/>
            <w:r w:rsidRPr="00C8295E">
              <w:rPr>
                <w:rFonts w:ascii="Arial" w:hAnsi="Arial" w:cs="Arial"/>
              </w:rPr>
              <w:t>est</w:t>
            </w:r>
            <w:proofErr w:type="spellEnd"/>
            <w:r w:rsidRPr="00C8295E">
              <w:rPr>
                <w:rFonts w:ascii="Arial" w:hAnsi="Arial" w:cs="Arial"/>
              </w:rPr>
              <w:t>.)</w:t>
            </w:r>
          </w:p>
        </w:tc>
        <w:tc>
          <w:tcPr>
            <w:tcW w:w="0" w:type="auto"/>
          </w:tcPr>
          <w:p w14:paraId="692E1762" w14:textId="77777777" w:rsidR="00C77D12" w:rsidRPr="00C8295E" w:rsidRDefault="00C77D12" w:rsidP="0026688A">
            <w:pPr>
              <w:pStyle w:val="Compact"/>
              <w:rPr>
                <w:rFonts w:ascii="Arial" w:hAnsi="Arial" w:cs="Arial"/>
              </w:rPr>
            </w:pPr>
            <w:r w:rsidRPr="00C8295E">
              <w:rPr>
                <w:rFonts w:ascii="Arial" w:hAnsi="Arial" w:cs="Arial"/>
              </w:rPr>
              <w:t xml:space="preserve">Intervalo </w:t>
            </w:r>
            <w:proofErr w:type="spellStart"/>
            <w:r w:rsidRPr="00C8295E">
              <w:rPr>
                <w:rFonts w:ascii="Arial" w:hAnsi="Arial" w:cs="Arial"/>
              </w:rPr>
              <w:t>cred</w:t>
            </w:r>
            <w:proofErr w:type="spellEnd"/>
            <w:r w:rsidRPr="00C8295E">
              <w:rPr>
                <w:rFonts w:ascii="Arial" w:hAnsi="Arial" w:cs="Arial"/>
              </w:rPr>
              <w:t>. (2.5 %, 97.5 %)</w:t>
            </w:r>
          </w:p>
        </w:tc>
        <w:tc>
          <w:tcPr>
            <w:tcW w:w="0" w:type="auto"/>
          </w:tcPr>
          <w:p w14:paraId="2843FD3E" w14:textId="77777777" w:rsidR="00C77D12" w:rsidRPr="00C8295E" w:rsidRDefault="00C77D12" w:rsidP="0026688A">
            <w:pPr>
              <w:pStyle w:val="Compact"/>
              <w:rPr>
                <w:rFonts w:ascii="Arial" w:hAnsi="Arial" w:cs="Arial"/>
              </w:rPr>
            </w:pPr>
            <w:r w:rsidRPr="00C8295E">
              <w:rPr>
                <w:rFonts w:ascii="Arial" w:hAnsi="Arial" w:cs="Arial"/>
              </w:rPr>
              <w:t>Descripción</w:t>
            </w:r>
          </w:p>
        </w:tc>
      </w:tr>
      <w:tr w:rsidR="00C77D12" w:rsidRPr="00C8295E" w14:paraId="2299B169" w14:textId="77777777" w:rsidTr="0026688A">
        <w:tc>
          <w:tcPr>
            <w:tcW w:w="0" w:type="auto"/>
          </w:tcPr>
          <w:p w14:paraId="4D244068"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m:t>
                  </m:r>
                </m:sub>
              </m:sSub>
            </m:oMath>
            <w:r w:rsidR="00C77D12" w:rsidRPr="00C8295E">
              <w:rPr>
                <w:rFonts w:ascii="Arial" w:hAnsi="Arial" w:cs="Arial"/>
              </w:rPr>
              <w:t xml:space="preserve"> (100.00%)</w:t>
            </w:r>
          </w:p>
        </w:tc>
        <w:tc>
          <w:tcPr>
            <w:tcW w:w="0" w:type="auto"/>
          </w:tcPr>
          <w:p w14:paraId="02C7ACED" w14:textId="77777777" w:rsidR="00C77D12" w:rsidRPr="00C8295E" w:rsidRDefault="00C77D12" w:rsidP="0026688A">
            <w:pPr>
              <w:pStyle w:val="Compact"/>
              <w:rPr>
                <w:rFonts w:ascii="Arial" w:hAnsi="Arial" w:cs="Arial"/>
              </w:rPr>
            </w:pPr>
            <w:r w:rsidRPr="00C8295E">
              <w:rPr>
                <w:rFonts w:ascii="Arial" w:hAnsi="Arial" w:cs="Arial"/>
              </w:rPr>
              <w:t>0.0736 (0.0110)</w:t>
            </w:r>
          </w:p>
        </w:tc>
        <w:tc>
          <w:tcPr>
            <w:tcW w:w="0" w:type="auto"/>
          </w:tcPr>
          <w:p w14:paraId="4141BD17" w14:textId="77777777" w:rsidR="00C77D12" w:rsidRPr="00C8295E" w:rsidRDefault="00C77D12" w:rsidP="0026688A">
            <w:pPr>
              <w:pStyle w:val="Compact"/>
              <w:rPr>
                <w:rFonts w:ascii="Arial" w:hAnsi="Arial" w:cs="Arial"/>
              </w:rPr>
            </w:pPr>
            <w:r w:rsidRPr="00C8295E">
              <w:rPr>
                <w:rFonts w:ascii="Arial" w:hAnsi="Arial" w:cs="Arial"/>
              </w:rPr>
              <w:t>(0.0522, 0.0943)</w:t>
            </w:r>
          </w:p>
        </w:tc>
        <w:tc>
          <w:tcPr>
            <w:tcW w:w="0" w:type="auto"/>
          </w:tcPr>
          <w:p w14:paraId="11FFEFA8" w14:textId="77777777" w:rsidR="00C77D12" w:rsidRPr="00C8295E" w:rsidRDefault="00C77D12" w:rsidP="0026688A">
            <w:pPr>
              <w:pStyle w:val="Compact"/>
              <w:rPr>
                <w:rFonts w:ascii="Arial" w:hAnsi="Arial" w:cs="Arial"/>
              </w:rPr>
            </w:pPr>
            <w:r w:rsidRPr="00C8295E">
              <w:rPr>
                <w:rFonts w:ascii="Arial" w:hAnsi="Arial" w:cs="Arial"/>
              </w:rPr>
              <w:t>Número de cuartos del hogar</w:t>
            </w:r>
          </w:p>
        </w:tc>
      </w:tr>
      <w:tr w:rsidR="00C77D12" w:rsidRPr="00C8295E" w14:paraId="4CEDB4DE" w14:textId="77777777" w:rsidTr="0026688A">
        <w:tc>
          <w:tcPr>
            <w:tcW w:w="0" w:type="auto"/>
          </w:tcPr>
          <w:p w14:paraId="7D37D784"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m:t>
                  </m:r>
                </m:sub>
              </m:sSub>
            </m:oMath>
            <w:r w:rsidR="00C77D12" w:rsidRPr="00C8295E">
              <w:rPr>
                <w:rFonts w:ascii="Arial" w:hAnsi="Arial" w:cs="Arial"/>
              </w:rPr>
              <w:t xml:space="preserve"> (100.00%)</w:t>
            </w:r>
          </w:p>
        </w:tc>
        <w:tc>
          <w:tcPr>
            <w:tcW w:w="0" w:type="auto"/>
          </w:tcPr>
          <w:p w14:paraId="6253E301" w14:textId="77777777" w:rsidR="00C77D12" w:rsidRPr="00C8295E" w:rsidRDefault="00C77D12" w:rsidP="0026688A">
            <w:pPr>
              <w:pStyle w:val="Compact"/>
              <w:rPr>
                <w:rFonts w:ascii="Arial" w:hAnsi="Arial" w:cs="Arial"/>
              </w:rPr>
            </w:pPr>
            <w:r w:rsidRPr="00C8295E">
              <w:rPr>
                <w:rFonts w:ascii="Arial" w:hAnsi="Arial" w:cs="Arial"/>
              </w:rPr>
              <w:t>-0.1126 (0.0086)</w:t>
            </w:r>
          </w:p>
        </w:tc>
        <w:tc>
          <w:tcPr>
            <w:tcW w:w="0" w:type="auto"/>
          </w:tcPr>
          <w:p w14:paraId="47388789" w14:textId="77777777" w:rsidR="00C77D12" w:rsidRPr="00C8295E" w:rsidRDefault="00C77D12" w:rsidP="0026688A">
            <w:pPr>
              <w:pStyle w:val="Compact"/>
              <w:rPr>
                <w:rFonts w:ascii="Arial" w:hAnsi="Arial" w:cs="Arial"/>
              </w:rPr>
            </w:pPr>
            <w:r w:rsidRPr="00C8295E">
              <w:rPr>
                <w:rFonts w:ascii="Arial" w:hAnsi="Arial" w:cs="Arial"/>
              </w:rPr>
              <w:t>(-0.1289, -0.0958)</w:t>
            </w:r>
          </w:p>
        </w:tc>
        <w:tc>
          <w:tcPr>
            <w:tcW w:w="0" w:type="auto"/>
          </w:tcPr>
          <w:p w14:paraId="5EB47B5E" w14:textId="77777777" w:rsidR="00C77D12" w:rsidRPr="00C8295E" w:rsidRDefault="00C77D12" w:rsidP="0026688A">
            <w:pPr>
              <w:pStyle w:val="Compact"/>
              <w:rPr>
                <w:rFonts w:ascii="Arial" w:hAnsi="Arial" w:cs="Arial"/>
              </w:rPr>
            </w:pPr>
            <w:r w:rsidRPr="00C8295E">
              <w:rPr>
                <w:rFonts w:ascii="Arial" w:hAnsi="Arial" w:cs="Arial"/>
              </w:rPr>
              <w:t>Cantidad de equipamientos (tinaco boiler cisterna regadera) en el hogar</w:t>
            </w:r>
          </w:p>
        </w:tc>
      </w:tr>
      <w:tr w:rsidR="00C77D12" w:rsidRPr="00C8295E" w14:paraId="77B458E8" w14:textId="77777777" w:rsidTr="0026688A">
        <w:tc>
          <w:tcPr>
            <w:tcW w:w="0" w:type="auto"/>
          </w:tcPr>
          <w:p w14:paraId="56407BD1"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11</m:t>
                  </m:r>
                </m:sub>
              </m:sSub>
            </m:oMath>
            <w:r w:rsidR="00C77D12" w:rsidRPr="00C8295E">
              <w:rPr>
                <w:rFonts w:ascii="Arial" w:hAnsi="Arial" w:cs="Arial"/>
              </w:rPr>
              <w:t xml:space="preserve"> (100.00%)</w:t>
            </w:r>
          </w:p>
        </w:tc>
        <w:tc>
          <w:tcPr>
            <w:tcW w:w="0" w:type="auto"/>
          </w:tcPr>
          <w:p w14:paraId="02DAF299" w14:textId="77777777" w:rsidR="00C77D12" w:rsidRPr="00C8295E" w:rsidRDefault="00C77D12" w:rsidP="0026688A">
            <w:pPr>
              <w:pStyle w:val="Compact"/>
              <w:rPr>
                <w:rFonts w:ascii="Arial" w:hAnsi="Arial" w:cs="Arial"/>
              </w:rPr>
            </w:pPr>
            <w:r w:rsidRPr="00C8295E">
              <w:rPr>
                <w:rFonts w:ascii="Arial" w:hAnsi="Arial" w:cs="Arial"/>
              </w:rPr>
              <w:t>-0.1030 (0.0116)</w:t>
            </w:r>
          </w:p>
        </w:tc>
        <w:tc>
          <w:tcPr>
            <w:tcW w:w="0" w:type="auto"/>
          </w:tcPr>
          <w:p w14:paraId="249979C0" w14:textId="77777777" w:rsidR="00C77D12" w:rsidRPr="00C8295E" w:rsidRDefault="00C77D12" w:rsidP="0026688A">
            <w:pPr>
              <w:pStyle w:val="Compact"/>
              <w:rPr>
                <w:rFonts w:ascii="Arial" w:hAnsi="Arial" w:cs="Arial"/>
              </w:rPr>
            </w:pPr>
            <w:r w:rsidRPr="00C8295E">
              <w:rPr>
                <w:rFonts w:ascii="Arial" w:hAnsi="Arial" w:cs="Arial"/>
              </w:rPr>
              <w:t>(-0.1263, -0.0817)</w:t>
            </w:r>
          </w:p>
        </w:tc>
        <w:tc>
          <w:tcPr>
            <w:tcW w:w="0" w:type="auto"/>
          </w:tcPr>
          <w:p w14:paraId="2EE08E00" w14:textId="77777777" w:rsidR="00C77D12" w:rsidRPr="00C8295E" w:rsidRDefault="00C77D12" w:rsidP="0026688A">
            <w:pPr>
              <w:pStyle w:val="Compact"/>
              <w:rPr>
                <w:rFonts w:ascii="Arial" w:hAnsi="Arial" w:cs="Arial"/>
              </w:rPr>
            </w:pPr>
            <w:r w:rsidRPr="00C8295E">
              <w:rPr>
                <w:rFonts w:ascii="Arial" w:hAnsi="Arial" w:cs="Arial"/>
              </w:rPr>
              <w:t>Número de hombres en el hogar</w:t>
            </w:r>
          </w:p>
        </w:tc>
      </w:tr>
      <w:tr w:rsidR="00C77D12" w:rsidRPr="00C8295E" w14:paraId="426F69C0" w14:textId="77777777" w:rsidTr="0026688A">
        <w:tc>
          <w:tcPr>
            <w:tcW w:w="0" w:type="auto"/>
          </w:tcPr>
          <w:p w14:paraId="5CC3C459"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15</m:t>
                  </m:r>
                </m:sub>
              </m:sSub>
            </m:oMath>
            <w:r w:rsidR="00C77D12" w:rsidRPr="00C8295E">
              <w:rPr>
                <w:rFonts w:ascii="Arial" w:hAnsi="Arial" w:cs="Arial"/>
              </w:rPr>
              <w:t xml:space="preserve"> (99.90%)</w:t>
            </w:r>
          </w:p>
        </w:tc>
        <w:tc>
          <w:tcPr>
            <w:tcW w:w="0" w:type="auto"/>
          </w:tcPr>
          <w:p w14:paraId="5D508523" w14:textId="77777777" w:rsidR="00C77D12" w:rsidRPr="00C8295E" w:rsidRDefault="00C77D12" w:rsidP="0026688A">
            <w:pPr>
              <w:pStyle w:val="Compact"/>
              <w:rPr>
                <w:rFonts w:ascii="Arial" w:hAnsi="Arial" w:cs="Arial"/>
              </w:rPr>
            </w:pPr>
            <w:r w:rsidRPr="00C8295E">
              <w:rPr>
                <w:rFonts w:ascii="Arial" w:hAnsi="Arial" w:cs="Arial"/>
              </w:rPr>
              <w:t>0.0396 (0.0077)</w:t>
            </w:r>
          </w:p>
        </w:tc>
        <w:tc>
          <w:tcPr>
            <w:tcW w:w="0" w:type="auto"/>
          </w:tcPr>
          <w:p w14:paraId="751084C0" w14:textId="77777777" w:rsidR="00C77D12" w:rsidRPr="00C8295E" w:rsidRDefault="00C77D12" w:rsidP="0026688A">
            <w:pPr>
              <w:pStyle w:val="Compact"/>
              <w:rPr>
                <w:rFonts w:ascii="Arial" w:hAnsi="Arial" w:cs="Arial"/>
              </w:rPr>
            </w:pPr>
            <w:r w:rsidRPr="00C8295E">
              <w:rPr>
                <w:rFonts w:ascii="Arial" w:hAnsi="Arial" w:cs="Arial"/>
              </w:rPr>
              <w:t>(0.0253, 0.0546)</w:t>
            </w:r>
          </w:p>
        </w:tc>
        <w:tc>
          <w:tcPr>
            <w:tcW w:w="0" w:type="auto"/>
          </w:tcPr>
          <w:p w14:paraId="15C1AF51" w14:textId="77777777" w:rsidR="00C77D12" w:rsidRPr="00C8295E" w:rsidRDefault="00C77D12" w:rsidP="0026688A">
            <w:pPr>
              <w:pStyle w:val="Compact"/>
              <w:rPr>
                <w:rFonts w:ascii="Arial" w:hAnsi="Arial" w:cs="Arial"/>
              </w:rPr>
            </w:pPr>
            <w:r w:rsidRPr="00C8295E">
              <w:rPr>
                <w:rFonts w:ascii="Arial" w:hAnsi="Arial" w:cs="Arial"/>
              </w:rPr>
              <w:t>Escolaridad del jefe</w:t>
            </w:r>
          </w:p>
        </w:tc>
      </w:tr>
      <w:tr w:rsidR="00C77D12" w:rsidRPr="00C8295E" w14:paraId="417C1E0C" w14:textId="77777777" w:rsidTr="0026688A">
        <w:tc>
          <w:tcPr>
            <w:tcW w:w="0" w:type="auto"/>
          </w:tcPr>
          <w:p w14:paraId="4738D4D9"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16</m:t>
                  </m:r>
                </m:sub>
              </m:sSub>
            </m:oMath>
            <w:r w:rsidR="00C77D12" w:rsidRPr="00C8295E">
              <w:rPr>
                <w:rFonts w:ascii="Arial" w:hAnsi="Arial" w:cs="Arial"/>
              </w:rPr>
              <w:t xml:space="preserve"> (100.00%)</w:t>
            </w:r>
          </w:p>
        </w:tc>
        <w:tc>
          <w:tcPr>
            <w:tcW w:w="0" w:type="auto"/>
          </w:tcPr>
          <w:p w14:paraId="6A4A6A76" w14:textId="77777777" w:rsidR="00C77D12" w:rsidRPr="00C8295E" w:rsidRDefault="00C77D12" w:rsidP="0026688A">
            <w:pPr>
              <w:pStyle w:val="Compact"/>
              <w:rPr>
                <w:rFonts w:ascii="Arial" w:hAnsi="Arial" w:cs="Arial"/>
              </w:rPr>
            </w:pPr>
            <w:r w:rsidRPr="00C8295E">
              <w:rPr>
                <w:rFonts w:ascii="Arial" w:hAnsi="Arial" w:cs="Arial"/>
              </w:rPr>
              <w:t>-0.1364 (0.0114)</w:t>
            </w:r>
          </w:p>
        </w:tc>
        <w:tc>
          <w:tcPr>
            <w:tcW w:w="0" w:type="auto"/>
          </w:tcPr>
          <w:p w14:paraId="43E324B5" w14:textId="77777777" w:rsidR="00C77D12" w:rsidRPr="00C8295E" w:rsidRDefault="00C77D12" w:rsidP="0026688A">
            <w:pPr>
              <w:pStyle w:val="Compact"/>
              <w:rPr>
                <w:rFonts w:ascii="Arial" w:hAnsi="Arial" w:cs="Arial"/>
              </w:rPr>
            </w:pPr>
            <w:r w:rsidRPr="00C8295E">
              <w:rPr>
                <w:rFonts w:ascii="Arial" w:hAnsi="Arial" w:cs="Arial"/>
              </w:rPr>
              <w:t>(-0.1598, -0.1150)</w:t>
            </w:r>
          </w:p>
        </w:tc>
        <w:tc>
          <w:tcPr>
            <w:tcW w:w="0" w:type="auto"/>
          </w:tcPr>
          <w:p w14:paraId="7C04068C" w14:textId="77777777" w:rsidR="00C77D12" w:rsidRPr="00C8295E" w:rsidRDefault="00C77D12" w:rsidP="0026688A">
            <w:pPr>
              <w:pStyle w:val="Compact"/>
              <w:rPr>
                <w:rFonts w:ascii="Arial" w:hAnsi="Arial" w:cs="Arial"/>
              </w:rPr>
            </w:pPr>
            <w:r w:rsidRPr="00C8295E">
              <w:rPr>
                <w:rFonts w:ascii="Arial" w:hAnsi="Arial" w:cs="Arial"/>
              </w:rPr>
              <w:t>Escolaridad relativa del jefe del hogar</w:t>
            </w:r>
          </w:p>
        </w:tc>
      </w:tr>
      <w:tr w:rsidR="00C77D12" w:rsidRPr="00C8295E" w14:paraId="119D4D93" w14:textId="77777777" w:rsidTr="0026688A">
        <w:tc>
          <w:tcPr>
            <w:tcW w:w="0" w:type="auto"/>
          </w:tcPr>
          <w:p w14:paraId="51998F7F"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17</m:t>
                  </m:r>
                </m:sub>
              </m:sSub>
            </m:oMath>
            <w:r w:rsidR="00C77D12" w:rsidRPr="00C8295E">
              <w:rPr>
                <w:rFonts w:ascii="Arial" w:hAnsi="Arial" w:cs="Arial"/>
              </w:rPr>
              <w:t xml:space="preserve"> (100.00%)</w:t>
            </w:r>
          </w:p>
        </w:tc>
        <w:tc>
          <w:tcPr>
            <w:tcW w:w="0" w:type="auto"/>
          </w:tcPr>
          <w:p w14:paraId="0B22CC83" w14:textId="77777777" w:rsidR="00C77D12" w:rsidRPr="00C8295E" w:rsidRDefault="00C77D12" w:rsidP="0026688A">
            <w:pPr>
              <w:pStyle w:val="Compact"/>
              <w:rPr>
                <w:rFonts w:ascii="Arial" w:hAnsi="Arial" w:cs="Arial"/>
              </w:rPr>
            </w:pPr>
            <w:r w:rsidRPr="00C8295E">
              <w:rPr>
                <w:rFonts w:ascii="Arial" w:hAnsi="Arial" w:cs="Arial"/>
              </w:rPr>
              <w:t>0.1286 (0.0109)</w:t>
            </w:r>
          </w:p>
        </w:tc>
        <w:tc>
          <w:tcPr>
            <w:tcW w:w="0" w:type="auto"/>
          </w:tcPr>
          <w:p w14:paraId="510C7B1B" w14:textId="77777777" w:rsidR="00C77D12" w:rsidRPr="00C8295E" w:rsidRDefault="00C77D12" w:rsidP="0026688A">
            <w:pPr>
              <w:pStyle w:val="Compact"/>
              <w:rPr>
                <w:rFonts w:ascii="Arial" w:hAnsi="Arial" w:cs="Arial"/>
              </w:rPr>
            </w:pPr>
            <w:r w:rsidRPr="00C8295E">
              <w:rPr>
                <w:rFonts w:ascii="Arial" w:hAnsi="Arial" w:cs="Arial"/>
              </w:rPr>
              <w:t>(0.1074, 0.1488)</w:t>
            </w:r>
          </w:p>
        </w:tc>
        <w:tc>
          <w:tcPr>
            <w:tcW w:w="0" w:type="auto"/>
          </w:tcPr>
          <w:p w14:paraId="66DB9984" w14:textId="77777777" w:rsidR="00C77D12" w:rsidRPr="00C8295E" w:rsidRDefault="00C77D12" w:rsidP="0026688A">
            <w:pPr>
              <w:pStyle w:val="Compact"/>
              <w:rPr>
                <w:rFonts w:ascii="Arial" w:hAnsi="Arial" w:cs="Arial"/>
              </w:rPr>
            </w:pPr>
            <w:r w:rsidRPr="00C8295E">
              <w:rPr>
                <w:rFonts w:ascii="Arial" w:hAnsi="Arial" w:cs="Arial"/>
              </w:rPr>
              <w:t>Edad del jefe del hogar</w:t>
            </w:r>
          </w:p>
        </w:tc>
      </w:tr>
      <w:tr w:rsidR="00C77D12" w:rsidRPr="00C8295E" w14:paraId="628E367F" w14:textId="77777777" w:rsidTr="0026688A">
        <w:tc>
          <w:tcPr>
            <w:tcW w:w="0" w:type="auto"/>
          </w:tcPr>
          <w:p w14:paraId="5AB5B41A"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18</m:t>
                  </m:r>
                </m:sub>
              </m:sSub>
            </m:oMath>
            <w:r w:rsidR="00C77D12" w:rsidRPr="00C8295E">
              <w:rPr>
                <w:rFonts w:ascii="Arial" w:hAnsi="Arial" w:cs="Arial"/>
              </w:rPr>
              <w:t xml:space="preserve"> (100.00%)</w:t>
            </w:r>
          </w:p>
        </w:tc>
        <w:tc>
          <w:tcPr>
            <w:tcW w:w="0" w:type="auto"/>
          </w:tcPr>
          <w:p w14:paraId="07CB3007" w14:textId="77777777" w:rsidR="00C77D12" w:rsidRPr="00C8295E" w:rsidRDefault="00C77D12" w:rsidP="0026688A">
            <w:pPr>
              <w:pStyle w:val="Compact"/>
              <w:rPr>
                <w:rFonts w:ascii="Arial" w:hAnsi="Arial" w:cs="Arial"/>
              </w:rPr>
            </w:pPr>
            <w:r w:rsidRPr="00C8295E">
              <w:rPr>
                <w:rFonts w:ascii="Arial" w:hAnsi="Arial" w:cs="Arial"/>
              </w:rPr>
              <w:t>-0.1737 (0.0107)</w:t>
            </w:r>
          </w:p>
        </w:tc>
        <w:tc>
          <w:tcPr>
            <w:tcW w:w="0" w:type="auto"/>
          </w:tcPr>
          <w:p w14:paraId="18FE2335" w14:textId="77777777" w:rsidR="00C77D12" w:rsidRPr="00C8295E" w:rsidRDefault="00C77D12" w:rsidP="0026688A">
            <w:pPr>
              <w:pStyle w:val="Compact"/>
              <w:rPr>
                <w:rFonts w:ascii="Arial" w:hAnsi="Arial" w:cs="Arial"/>
              </w:rPr>
            </w:pPr>
            <w:r w:rsidRPr="00C8295E">
              <w:rPr>
                <w:rFonts w:ascii="Arial" w:hAnsi="Arial" w:cs="Arial"/>
              </w:rPr>
              <w:t>(-0.1952, -0.1533)</w:t>
            </w:r>
          </w:p>
        </w:tc>
        <w:tc>
          <w:tcPr>
            <w:tcW w:w="0" w:type="auto"/>
          </w:tcPr>
          <w:p w14:paraId="6899779A" w14:textId="77777777" w:rsidR="00C77D12" w:rsidRPr="00C8295E" w:rsidRDefault="00C77D12" w:rsidP="0026688A">
            <w:pPr>
              <w:pStyle w:val="Compact"/>
              <w:rPr>
                <w:rFonts w:ascii="Arial" w:hAnsi="Arial" w:cs="Arial"/>
              </w:rPr>
            </w:pPr>
            <w:r w:rsidRPr="00C8295E">
              <w:rPr>
                <w:rFonts w:ascii="Arial" w:hAnsi="Arial" w:cs="Arial"/>
              </w:rPr>
              <w:t>Escolaridad relativa estandarizada del jefe</w:t>
            </w:r>
          </w:p>
        </w:tc>
      </w:tr>
      <w:tr w:rsidR="00C77D12" w:rsidRPr="00C8295E" w14:paraId="03A326F8" w14:textId="77777777" w:rsidTr="0026688A">
        <w:tc>
          <w:tcPr>
            <w:tcW w:w="0" w:type="auto"/>
          </w:tcPr>
          <w:p w14:paraId="04CD8107"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25</m:t>
                  </m:r>
                </m:sub>
              </m:sSub>
            </m:oMath>
            <w:r w:rsidR="00C77D12" w:rsidRPr="00C8295E">
              <w:rPr>
                <w:rFonts w:ascii="Arial" w:hAnsi="Arial" w:cs="Arial"/>
              </w:rPr>
              <w:t xml:space="preserve"> (100.00%)</w:t>
            </w:r>
          </w:p>
        </w:tc>
        <w:tc>
          <w:tcPr>
            <w:tcW w:w="0" w:type="auto"/>
          </w:tcPr>
          <w:p w14:paraId="5ADBA9AE" w14:textId="77777777" w:rsidR="00C77D12" w:rsidRPr="00C8295E" w:rsidRDefault="00C77D12" w:rsidP="0026688A">
            <w:pPr>
              <w:pStyle w:val="Compact"/>
              <w:rPr>
                <w:rFonts w:ascii="Arial" w:hAnsi="Arial" w:cs="Arial"/>
              </w:rPr>
            </w:pPr>
            <w:r w:rsidRPr="00C8295E">
              <w:rPr>
                <w:rFonts w:ascii="Arial" w:hAnsi="Arial" w:cs="Arial"/>
              </w:rPr>
              <w:t>0.2095 (0.0111)</w:t>
            </w:r>
          </w:p>
        </w:tc>
        <w:tc>
          <w:tcPr>
            <w:tcW w:w="0" w:type="auto"/>
          </w:tcPr>
          <w:p w14:paraId="380964A2" w14:textId="77777777" w:rsidR="00C77D12" w:rsidRPr="00C8295E" w:rsidRDefault="00C77D12" w:rsidP="0026688A">
            <w:pPr>
              <w:pStyle w:val="Compact"/>
              <w:rPr>
                <w:rFonts w:ascii="Arial" w:hAnsi="Arial" w:cs="Arial"/>
              </w:rPr>
            </w:pPr>
            <w:r w:rsidRPr="00C8295E">
              <w:rPr>
                <w:rFonts w:ascii="Arial" w:hAnsi="Arial" w:cs="Arial"/>
              </w:rPr>
              <w:t>(0.1893, 0.2312)</w:t>
            </w:r>
          </w:p>
        </w:tc>
        <w:tc>
          <w:tcPr>
            <w:tcW w:w="0" w:type="auto"/>
          </w:tcPr>
          <w:p w14:paraId="5B666E52" w14:textId="77777777" w:rsidR="00C77D12" w:rsidRPr="00C8295E" w:rsidRDefault="00C77D12" w:rsidP="0026688A">
            <w:pPr>
              <w:pStyle w:val="Compact"/>
              <w:rPr>
                <w:rFonts w:ascii="Arial" w:hAnsi="Arial" w:cs="Arial"/>
              </w:rPr>
            </w:pPr>
            <w:r w:rsidRPr="00C8295E">
              <w:rPr>
                <w:rFonts w:ascii="Arial" w:hAnsi="Arial" w:cs="Arial"/>
              </w:rPr>
              <w:t>Número de personas con 60 años o más</w:t>
            </w:r>
          </w:p>
        </w:tc>
      </w:tr>
      <w:tr w:rsidR="00C77D12" w:rsidRPr="00C8295E" w14:paraId="25B57067" w14:textId="77777777" w:rsidTr="0026688A">
        <w:tc>
          <w:tcPr>
            <w:tcW w:w="0" w:type="auto"/>
          </w:tcPr>
          <w:p w14:paraId="251AB024"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30</m:t>
                  </m:r>
                </m:sub>
              </m:sSub>
            </m:oMath>
            <w:r w:rsidR="00C77D12" w:rsidRPr="00C8295E">
              <w:rPr>
                <w:rFonts w:ascii="Arial" w:hAnsi="Arial" w:cs="Arial"/>
              </w:rPr>
              <w:t xml:space="preserve"> (100.00%)</w:t>
            </w:r>
          </w:p>
        </w:tc>
        <w:tc>
          <w:tcPr>
            <w:tcW w:w="0" w:type="auto"/>
          </w:tcPr>
          <w:p w14:paraId="0BE429D3" w14:textId="77777777" w:rsidR="00C77D12" w:rsidRPr="00C8295E" w:rsidRDefault="00C77D12" w:rsidP="0026688A">
            <w:pPr>
              <w:pStyle w:val="Compact"/>
              <w:rPr>
                <w:rFonts w:ascii="Arial" w:hAnsi="Arial" w:cs="Arial"/>
              </w:rPr>
            </w:pPr>
            <w:r w:rsidRPr="00C8295E">
              <w:rPr>
                <w:rFonts w:ascii="Arial" w:hAnsi="Arial" w:cs="Arial"/>
              </w:rPr>
              <w:t>0.1186 (0.0111)</w:t>
            </w:r>
          </w:p>
        </w:tc>
        <w:tc>
          <w:tcPr>
            <w:tcW w:w="0" w:type="auto"/>
          </w:tcPr>
          <w:p w14:paraId="4B2547D6" w14:textId="77777777" w:rsidR="00C77D12" w:rsidRPr="00C8295E" w:rsidRDefault="00C77D12" w:rsidP="0026688A">
            <w:pPr>
              <w:pStyle w:val="Compact"/>
              <w:rPr>
                <w:rFonts w:ascii="Arial" w:hAnsi="Arial" w:cs="Arial"/>
              </w:rPr>
            </w:pPr>
            <w:r w:rsidRPr="00C8295E">
              <w:rPr>
                <w:rFonts w:ascii="Arial" w:hAnsi="Arial" w:cs="Arial"/>
              </w:rPr>
              <w:t>(0.0975, 0.1396)</w:t>
            </w:r>
          </w:p>
        </w:tc>
        <w:tc>
          <w:tcPr>
            <w:tcW w:w="0" w:type="auto"/>
          </w:tcPr>
          <w:p w14:paraId="7041C1D1" w14:textId="77777777" w:rsidR="00C77D12" w:rsidRPr="00C8295E" w:rsidRDefault="00C77D12" w:rsidP="0026688A">
            <w:pPr>
              <w:pStyle w:val="Compact"/>
              <w:rPr>
                <w:rFonts w:ascii="Arial" w:hAnsi="Arial" w:cs="Arial"/>
              </w:rPr>
            </w:pPr>
            <w:r w:rsidRPr="00C8295E">
              <w:rPr>
                <w:rFonts w:ascii="Arial" w:hAnsi="Arial" w:cs="Arial"/>
              </w:rPr>
              <w:t>Número de hijos(as) nacidos (as) vivos en el hogar</w:t>
            </w:r>
          </w:p>
        </w:tc>
      </w:tr>
      <w:tr w:rsidR="00C77D12" w:rsidRPr="00C8295E" w14:paraId="3C2883F7" w14:textId="77777777" w:rsidTr="0026688A">
        <w:tc>
          <w:tcPr>
            <w:tcW w:w="0" w:type="auto"/>
          </w:tcPr>
          <w:p w14:paraId="3CA5F476"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33</m:t>
                  </m:r>
                </m:sub>
              </m:sSub>
            </m:oMath>
            <w:r w:rsidR="00C77D12" w:rsidRPr="00C8295E">
              <w:rPr>
                <w:rFonts w:ascii="Arial" w:hAnsi="Arial" w:cs="Arial"/>
              </w:rPr>
              <w:t xml:space="preserve"> (99.80%)</w:t>
            </w:r>
          </w:p>
        </w:tc>
        <w:tc>
          <w:tcPr>
            <w:tcW w:w="0" w:type="auto"/>
          </w:tcPr>
          <w:p w14:paraId="45A032ED" w14:textId="77777777" w:rsidR="00C77D12" w:rsidRPr="00C8295E" w:rsidRDefault="00C77D12" w:rsidP="0026688A">
            <w:pPr>
              <w:pStyle w:val="Compact"/>
              <w:rPr>
                <w:rFonts w:ascii="Arial" w:hAnsi="Arial" w:cs="Arial"/>
              </w:rPr>
            </w:pPr>
            <w:r w:rsidRPr="00C8295E">
              <w:rPr>
                <w:rFonts w:ascii="Arial" w:hAnsi="Arial" w:cs="Arial"/>
              </w:rPr>
              <w:t>-0.0430 (0.0109)</w:t>
            </w:r>
          </w:p>
        </w:tc>
        <w:tc>
          <w:tcPr>
            <w:tcW w:w="0" w:type="auto"/>
          </w:tcPr>
          <w:p w14:paraId="2DCE82B1" w14:textId="77777777" w:rsidR="00C77D12" w:rsidRPr="00C8295E" w:rsidRDefault="00C77D12" w:rsidP="0026688A">
            <w:pPr>
              <w:pStyle w:val="Compact"/>
              <w:rPr>
                <w:rFonts w:ascii="Arial" w:hAnsi="Arial" w:cs="Arial"/>
              </w:rPr>
            </w:pPr>
            <w:r w:rsidRPr="00C8295E">
              <w:rPr>
                <w:rFonts w:ascii="Arial" w:hAnsi="Arial" w:cs="Arial"/>
              </w:rPr>
              <w:t>(-0.0634, -0.0212)</w:t>
            </w:r>
          </w:p>
        </w:tc>
        <w:tc>
          <w:tcPr>
            <w:tcW w:w="0" w:type="auto"/>
          </w:tcPr>
          <w:p w14:paraId="66789CE9" w14:textId="77777777" w:rsidR="00C77D12" w:rsidRPr="00C8295E" w:rsidRDefault="00C77D12" w:rsidP="0026688A">
            <w:pPr>
              <w:pStyle w:val="Compact"/>
              <w:rPr>
                <w:rFonts w:ascii="Arial" w:hAnsi="Arial" w:cs="Arial"/>
              </w:rPr>
            </w:pPr>
            <w:r w:rsidRPr="00C8295E">
              <w:rPr>
                <w:rFonts w:ascii="Arial" w:hAnsi="Arial" w:cs="Arial"/>
              </w:rPr>
              <w:t>Número de menores de 12 años en el hogar</w:t>
            </w:r>
          </w:p>
        </w:tc>
      </w:tr>
      <w:tr w:rsidR="00C77D12" w:rsidRPr="00C8295E" w14:paraId="27D1855E" w14:textId="77777777" w:rsidTr="0026688A">
        <w:tc>
          <w:tcPr>
            <w:tcW w:w="0" w:type="auto"/>
          </w:tcPr>
          <w:p w14:paraId="795B7517"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36</m:t>
                  </m:r>
                </m:sub>
              </m:sSub>
            </m:oMath>
            <w:r w:rsidR="00C77D12" w:rsidRPr="00C8295E">
              <w:rPr>
                <w:rFonts w:ascii="Arial" w:hAnsi="Arial" w:cs="Arial"/>
              </w:rPr>
              <w:t xml:space="preserve"> (100.00%)</w:t>
            </w:r>
          </w:p>
        </w:tc>
        <w:tc>
          <w:tcPr>
            <w:tcW w:w="0" w:type="auto"/>
          </w:tcPr>
          <w:p w14:paraId="44A7F5CE" w14:textId="77777777" w:rsidR="00C77D12" w:rsidRPr="00C8295E" w:rsidRDefault="00C77D12" w:rsidP="0026688A">
            <w:pPr>
              <w:pStyle w:val="Compact"/>
              <w:rPr>
                <w:rFonts w:ascii="Arial" w:hAnsi="Arial" w:cs="Arial"/>
              </w:rPr>
            </w:pPr>
            <w:r w:rsidRPr="00C8295E">
              <w:rPr>
                <w:rFonts w:ascii="Arial" w:hAnsi="Arial" w:cs="Arial"/>
              </w:rPr>
              <w:t>-0.1008 (0.0258)</w:t>
            </w:r>
          </w:p>
        </w:tc>
        <w:tc>
          <w:tcPr>
            <w:tcW w:w="0" w:type="auto"/>
          </w:tcPr>
          <w:p w14:paraId="7A8DC2D0" w14:textId="77777777" w:rsidR="00C77D12" w:rsidRPr="00C8295E" w:rsidRDefault="00C77D12" w:rsidP="0026688A">
            <w:pPr>
              <w:pStyle w:val="Compact"/>
              <w:rPr>
                <w:rFonts w:ascii="Arial" w:hAnsi="Arial" w:cs="Arial"/>
              </w:rPr>
            </w:pPr>
            <w:r w:rsidRPr="00C8295E">
              <w:rPr>
                <w:rFonts w:ascii="Arial" w:hAnsi="Arial" w:cs="Arial"/>
              </w:rPr>
              <w:t>(-0.1511, -0.0503)</w:t>
            </w:r>
          </w:p>
        </w:tc>
        <w:tc>
          <w:tcPr>
            <w:tcW w:w="0" w:type="auto"/>
          </w:tcPr>
          <w:p w14:paraId="2B77A3BE" w14:textId="77777777" w:rsidR="00C77D12" w:rsidRPr="00C8295E" w:rsidRDefault="00C77D12" w:rsidP="0026688A">
            <w:pPr>
              <w:pStyle w:val="Compact"/>
              <w:rPr>
                <w:rFonts w:ascii="Arial" w:hAnsi="Arial" w:cs="Arial"/>
              </w:rPr>
            </w:pPr>
            <w:r w:rsidRPr="00C8295E">
              <w:rPr>
                <w:rFonts w:ascii="Arial" w:hAnsi="Arial" w:cs="Arial"/>
              </w:rPr>
              <w:t>Número de perceptores de ingresos ocupados</w:t>
            </w:r>
          </w:p>
        </w:tc>
      </w:tr>
      <w:tr w:rsidR="00C77D12" w:rsidRPr="00C8295E" w14:paraId="74D53437" w14:textId="77777777" w:rsidTr="0026688A">
        <w:tc>
          <w:tcPr>
            <w:tcW w:w="0" w:type="auto"/>
          </w:tcPr>
          <w:p w14:paraId="2BF63CB8"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42</m:t>
                  </m:r>
                </m:sub>
              </m:sSub>
            </m:oMath>
            <w:r w:rsidR="00C77D12" w:rsidRPr="00C8295E">
              <w:rPr>
                <w:rFonts w:ascii="Arial" w:hAnsi="Arial" w:cs="Arial"/>
              </w:rPr>
              <w:t xml:space="preserve"> (100.00%)</w:t>
            </w:r>
          </w:p>
        </w:tc>
        <w:tc>
          <w:tcPr>
            <w:tcW w:w="0" w:type="auto"/>
          </w:tcPr>
          <w:p w14:paraId="208422F5" w14:textId="77777777" w:rsidR="00C77D12" w:rsidRPr="00C8295E" w:rsidRDefault="00C77D12" w:rsidP="0026688A">
            <w:pPr>
              <w:pStyle w:val="Compact"/>
              <w:rPr>
                <w:rFonts w:ascii="Arial" w:hAnsi="Arial" w:cs="Arial"/>
              </w:rPr>
            </w:pPr>
            <w:r w:rsidRPr="00C8295E">
              <w:rPr>
                <w:rFonts w:ascii="Arial" w:hAnsi="Arial" w:cs="Arial"/>
              </w:rPr>
              <w:t>0.3411 (0.0922)</w:t>
            </w:r>
          </w:p>
        </w:tc>
        <w:tc>
          <w:tcPr>
            <w:tcW w:w="0" w:type="auto"/>
          </w:tcPr>
          <w:p w14:paraId="083DC8C1" w14:textId="77777777" w:rsidR="00C77D12" w:rsidRPr="00C8295E" w:rsidRDefault="00C77D12" w:rsidP="0026688A">
            <w:pPr>
              <w:pStyle w:val="Compact"/>
              <w:rPr>
                <w:rFonts w:ascii="Arial" w:hAnsi="Arial" w:cs="Arial"/>
              </w:rPr>
            </w:pPr>
            <w:r w:rsidRPr="00C8295E">
              <w:rPr>
                <w:rFonts w:ascii="Arial" w:hAnsi="Arial" w:cs="Arial"/>
              </w:rPr>
              <w:t>(0.1627, 0.5242)</w:t>
            </w:r>
          </w:p>
        </w:tc>
        <w:tc>
          <w:tcPr>
            <w:tcW w:w="0" w:type="auto"/>
          </w:tcPr>
          <w:p w14:paraId="454B4CFC" w14:textId="77777777" w:rsidR="00C77D12" w:rsidRPr="00C8295E" w:rsidRDefault="00C77D12" w:rsidP="0026688A">
            <w:pPr>
              <w:pStyle w:val="Compact"/>
              <w:rPr>
                <w:rFonts w:ascii="Arial" w:hAnsi="Arial" w:cs="Arial"/>
              </w:rPr>
            </w:pPr>
            <w:r w:rsidRPr="00C8295E">
              <w:rPr>
                <w:rFonts w:ascii="Arial" w:hAnsi="Arial" w:cs="Arial"/>
              </w:rPr>
              <w:t>Porcentaje de personas indígenas en el hogar</w:t>
            </w:r>
          </w:p>
        </w:tc>
      </w:tr>
      <w:tr w:rsidR="00C77D12" w:rsidRPr="00C8295E" w14:paraId="40ED1151" w14:textId="77777777" w:rsidTr="0026688A">
        <w:tc>
          <w:tcPr>
            <w:tcW w:w="0" w:type="auto"/>
          </w:tcPr>
          <w:p w14:paraId="32410590"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43</m:t>
                  </m:r>
                </m:sub>
              </m:sSub>
            </m:oMath>
            <w:r w:rsidR="00C77D12" w:rsidRPr="00C8295E">
              <w:rPr>
                <w:rFonts w:ascii="Arial" w:hAnsi="Arial" w:cs="Arial"/>
              </w:rPr>
              <w:t xml:space="preserve"> (100.00%)</w:t>
            </w:r>
          </w:p>
        </w:tc>
        <w:tc>
          <w:tcPr>
            <w:tcW w:w="0" w:type="auto"/>
          </w:tcPr>
          <w:p w14:paraId="037F283A" w14:textId="77777777" w:rsidR="00C77D12" w:rsidRPr="00C8295E" w:rsidRDefault="00C77D12" w:rsidP="0026688A">
            <w:pPr>
              <w:pStyle w:val="Compact"/>
              <w:rPr>
                <w:rFonts w:ascii="Arial" w:hAnsi="Arial" w:cs="Arial"/>
              </w:rPr>
            </w:pPr>
            <w:r w:rsidRPr="00C8295E">
              <w:rPr>
                <w:rFonts w:ascii="Arial" w:hAnsi="Arial" w:cs="Arial"/>
              </w:rPr>
              <w:t>0.2219 (0.0152)</w:t>
            </w:r>
          </w:p>
        </w:tc>
        <w:tc>
          <w:tcPr>
            <w:tcW w:w="0" w:type="auto"/>
          </w:tcPr>
          <w:p w14:paraId="4036F46A" w14:textId="77777777" w:rsidR="00C77D12" w:rsidRPr="00C8295E" w:rsidRDefault="00C77D12" w:rsidP="0026688A">
            <w:pPr>
              <w:pStyle w:val="Compact"/>
              <w:rPr>
                <w:rFonts w:ascii="Arial" w:hAnsi="Arial" w:cs="Arial"/>
              </w:rPr>
            </w:pPr>
            <w:r w:rsidRPr="00C8295E">
              <w:rPr>
                <w:rFonts w:ascii="Arial" w:hAnsi="Arial" w:cs="Arial"/>
              </w:rPr>
              <w:t>(0.1912, 0.2523)</w:t>
            </w:r>
          </w:p>
        </w:tc>
        <w:tc>
          <w:tcPr>
            <w:tcW w:w="0" w:type="auto"/>
          </w:tcPr>
          <w:p w14:paraId="174B5AF4" w14:textId="77777777" w:rsidR="00C77D12" w:rsidRPr="00C8295E" w:rsidRDefault="00C77D12" w:rsidP="0026688A">
            <w:pPr>
              <w:pStyle w:val="Compact"/>
              <w:rPr>
                <w:rFonts w:ascii="Arial" w:hAnsi="Arial" w:cs="Arial"/>
              </w:rPr>
            </w:pPr>
            <w:r w:rsidRPr="00C8295E">
              <w:rPr>
                <w:rFonts w:ascii="Arial" w:hAnsi="Arial" w:cs="Arial"/>
              </w:rPr>
              <w:t>Porcentaje de menores de 12 años en el hogar</w:t>
            </w:r>
          </w:p>
        </w:tc>
      </w:tr>
      <w:tr w:rsidR="00C77D12" w:rsidRPr="00C8295E" w14:paraId="0CDEB5D2" w14:textId="77777777" w:rsidTr="0026688A">
        <w:tc>
          <w:tcPr>
            <w:tcW w:w="0" w:type="auto"/>
          </w:tcPr>
          <w:p w14:paraId="61BE1FA0"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44</m:t>
                  </m:r>
                </m:sub>
              </m:sSub>
            </m:oMath>
            <w:r w:rsidR="00C77D12" w:rsidRPr="00C8295E">
              <w:rPr>
                <w:rFonts w:ascii="Arial" w:hAnsi="Arial" w:cs="Arial"/>
              </w:rPr>
              <w:t xml:space="preserve"> (100.00%)</w:t>
            </w:r>
          </w:p>
        </w:tc>
        <w:tc>
          <w:tcPr>
            <w:tcW w:w="0" w:type="auto"/>
          </w:tcPr>
          <w:p w14:paraId="55D016BD" w14:textId="77777777" w:rsidR="00C77D12" w:rsidRPr="00C8295E" w:rsidRDefault="00C77D12" w:rsidP="0026688A">
            <w:pPr>
              <w:pStyle w:val="Compact"/>
              <w:rPr>
                <w:rFonts w:ascii="Arial" w:hAnsi="Arial" w:cs="Arial"/>
              </w:rPr>
            </w:pPr>
            <w:r w:rsidRPr="00C8295E">
              <w:rPr>
                <w:rFonts w:ascii="Arial" w:hAnsi="Arial" w:cs="Arial"/>
              </w:rPr>
              <w:t>0.0992 (0.0214)</w:t>
            </w:r>
          </w:p>
        </w:tc>
        <w:tc>
          <w:tcPr>
            <w:tcW w:w="0" w:type="auto"/>
          </w:tcPr>
          <w:p w14:paraId="2B0533CB" w14:textId="77777777" w:rsidR="00C77D12" w:rsidRPr="00C8295E" w:rsidRDefault="00C77D12" w:rsidP="0026688A">
            <w:pPr>
              <w:pStyle w:val="Compact"/>
              <w:rPr>
                <w:rFonts w:ascii="Arial" w:hAnsi="Arial" w:cs="Arial"/>
              </w:rPr>
            </w:pPr>
            <w:r w:rsidRPr="00C8295E">
              <w:rPr>
                <w:rFonts w:ascii="Arial" w:hAnsi="Arial" w:cs="Arial"/>
              </w:rPr>
              <w:t>(0.0581, 0.1423)</w:t>
            </w:r>
          </w:p>
        </w:tc>
        <w:tc>
          <w:tcPr>
            <w:tcW w:w="0" w:type="auto"/>
          </w:tcPr>
          <w:p w14:paraId="01A0B224" w14:textId="77777777" w:rsidR="00C77D12" w:rsidRPr="00C8295E" w:rsidRDefault="00C77D12" w:rsidP="0026688A">
            <w:pPr>
              <w:pStyle w:val="Compact"/>
              <w:rPr>
                <w:rFonts w:ascii="Arial" w:hAnsi="Arial" w:cs="Arial"/>
              </w:rPr>
            </w:pPr>
            <w:r w:rsidRPr="00C8295E">
              <w:rPr>
                <w:rFonts w:ascii="Arial" w:hAnsi="Arial" w:cs="Arial"/>
              </w:rPr>
              <w:t>Porcentaje de mujeres en el hogar</w:t>
            </w:r>
          </w:p>
        </w:tc>
      </w:tr>
      <w:tr w:rsidR="00C77D12" w:rsidRPr="00C8295E" w14:paraId="06773885" w14:textId="77777777" w:rsidTr="0026688A">
        <w:tc>
          <w:tcPr>
            <w:tcW w:w="0" w:type="auto"/>
          </w:tcPr>
          <w:p w14:paraId="56F1E93E"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46</m:t>
                  </m:r>
                </m:sub>
              </m:sSub>
            </m:oMath>
            <w:r w:rsidR="00C77D12" w:rsidRPr="00C8295E">
              <w:rPr>
                <w:rFonts w:ascii="Arial" w:hAnsi="Arial" w:cs="Arial"/>
              </w:rPr>
              <w:t xml:space="preserve"> (100.00%)</w:t>
            </w:r>
          </w:p>
        </w:tc>
        <w:tc>
          <w:tcPr>
            <w:tcW w:w="0" w:type="auto"/>
          </w:tcPr>
          <w:p w14:paraId="198DDE75" w14:textId="77777777" w:rsidR="00C77D12" w:rsidRPr="00C8295E" w:rsidRDefault="00C77D12" w:rsidP="0026688A">
            <w:pPr>
              <w:pStyle w:val="Compact"/>
              <w:rPr>
                <w:rFonts w:ascii="Arial" w:hAnsi="Arial" w:cs="Arial"/>
              </w:rPr>
            </w:pPr>
            <w:r w:rsidRPr="00C8295E">
              <w:rPr>
                <w:rFonts w:ascii="Arial" w:hAnsi="Arial" w:cs="Arial"/>
              </w:rPr>
              <w:t>0.0929 (0.0128)</w:t>
            </w:r>
          </w:p>
        </w:tc>
        <w:tc>
          <w:tcPr>
            <w:tcW w:w="0" w:type="auto"/>
          </w:tcPr>
          <w:p w14:paraId="729BF216" w14:textId="77777777" w:rsidR="00C77D12" w:rsidRPr="00C8295E" w:rsidRDefault="00C77D12" w:rsidP="0026688A">
            <w:pPr>
              <w:pStyle w:val="Compact"/>
              <w:rPr>
                <w:rFonts w:ascii="Arial" w:hAnsi="Arial" w:cs="Arial"/>
              </w:rPr>
            </w:pPr>
            <w:r w:rsidRPr="00C8295E">
              <w:rPr>
                <w:rFonts w:ascii="Arial" w:hAnsi="Arial" w:cs="Arial"/>
              </w:rPr>
              <w:t>(0.0695, 0.1198)</w:t>
            </w:r>
          </w:p>
        </w:tc>
        <w:tc>
          <w:tcPr>
            <w:tcW w:w="0" w:type="auto"/>
          </w:tcPr>
          <w:p w14:paraId="63A3300C" w14:textId="77777777" w:rsidR="00C77D12" w:rsidRPr="00C8295E" w:rsidRDefault="00C77D12" w:rsidP="0026688A">
            <w:pPr>
              <w:pStyle w:val="Compact"/>
              <w:rPr>
                <w:rFonts w:ascii="Arial" w:hAnsi="Arial" w:cs="Arial"/>
              </w:rPr>
            </w:pPr>
            <w:r w:rsidRPr="00C8295E">
              <w:rPr>
                <w:rFonts w:ascii="Arial" w:hAnsi="Arial" w:cs="Arial"/>
              </w:rPr>
              <w:t>Porcentaje de perceptores ocupados</w:t>
            </w:r>
          </w:p>
        </w:tc>
      </w:tr>
      <w:tr w:rsidR="00C77D12" w:rsidRPr="00C8295E" w14:paraId="5E86A95E" w14:textId="77777777" w:rsidTr="0026688A">
        <w:tc>
          <w:tcPr>
            <w:tcW w:w="0" w:type="auto"/>
          </w:tcPr>
          <w:p w14:paraId="26BFF8F8"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47</m:t>
                  </m:r>
                </m:sub>
              </m:sSub>
            </m:oMath>
            <w:r w:rsidR="00C77D12" w:rsidRPr="00C8295E">
              <w:rPr>
                <w:rFonts w:ascii="Arial" w:hAnsi="Arial" w:cs="Arial"/>
              </w:rPr>
              <w:t xml:space="preserve"> (100.00%)</w:t>
            </w:r>
          </w:p>
        </w:tc>
        <w:tc>
          <w:tcPr>
            <w:tcW w:w="0" w:type="auto"/>
          </w:tcPr>
          <w:p w14:paraId="2DBF13D8" w14:textId="77777777" w:rsidR="00C77D12" w:rsidRPr="00C8295E" w:rsidRDefault="00C77D12" w:rsidP="0026688A">
            <w:pPr>
              <w:pStyle w:val="Compact"/>
              <w:rPr>
                <w:rFonts w:ascii="Arial" w:hAnsi="Arial" w:cs="Arial"/>
              </w:rPr>
            </w:pPr>
            <w:r w:rsidRPr="00C8295E">
              <w:rPr>
                <w:rFonts w:ascii="Arial" w:hAnsi="Arial" w:cs="Arial"/>
              </w:rPr>
              <w:t>0.0612 (0.0136)</w:t>
            </w:r>
          </w:p>
        </w:tc>
        <w:tc>
          <w:tcPr>
            <w:tcW w:w="0" w:type="auto"/>
          </w:tcPr>
          <w:p w14:paraId="1668FF77" w14:textId="77777777" w:rsidR="00C77D12" w:rsidRPr="00C8295E" w:rsidRDefault="00C77D12" w:rsidP="0026688A">
            <w:pPr>
              <w:pStyle w:val="Compact"/>
              <w:rPr>
                <w:rFonts w:ascii="Arial" w:hAnsi="Arial" w:cs="Arial"/>
              </w:rPr>
            </w:pPr>
            <w:r w:rsidRPr="00C8295E">
              <w:rPr>
                <w:rFonts w:ascii="Arial" w:hAnsi="Arial" w:cs="Arial"/>
              </w:rPr>
              <w:t>(0.0352, 0.0878)</w:t>
            </w:r>
          </w:p>
        </w:tc>
        <w:tc>
          <w:tcPr>
            <w:tcW w:w="0" w:type="auto"/>
          </w:tcPr>
          <w:p w14:paraId="551D4255" w14:textId="77777777" w:rsidR="00C77D12" w:rsidRPr="00C8295E" w:rsidRDefault="00C77D12" w:rsidP="0026688A">
            <w:pPr>
              <w:pStyle w:val="Compact"/>
              <w:rPr>
                <w:rFonts w:ascii="Arial" w:hAnsi="Arial" w:cs="Arial"/>
              </w:rPr>
            </w:pPr>
            <w:r w:rsidRPr="00C8295E">
              <w:rPr>
                <w:rFonts w:ascii="Arial" w:hAnsi="Arial" w:cs="Arial"/>
              </w:rPr>
              <w:t>Porcentaje de personas mayores de 16 con rezago educativo</w:t>
            </w:r>
          </w:p>
        </w:tc>
      </w:tr>
      <w:tr w:rsidR="00C77D12" w:rsidRPr="00C8295E" w14:paraId="2F3FDF80" w14:textId="77777777" w:rsidTr="0026688A">
        <w:tc>
          <w:tcPr>
            <w:tcW w:w="0" w:type="auto"/>
          </w:tcPr>
          <w:p w14:paraId="6F1C69F7"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52</m:t>
                  </m:r>
                </m:sub>
              </m:sSub>
            </m:oMath>
            <w:r w:rsidR="00C77D12" w:rsidRPr="00C8295E">
              <w:rPr>
                <w:rFonts w:ascii="Arial" w:hAnsi="Arial" w:cs="Arial"/>
              </w:rPr>
              <w:t xml:space="preserve"> (100.00%)</w:t>
            </w:r>
          </w:p>
        </w:tc>
        <w:tc>
          <w:tcPr>
            <w:tcW w:w="0" w:type="auto"/>
          </w:tcPr>
          <w:p w14:paraId="301A1B5F" w14:textId="77777777" w:rsidR="00C77D12" w:rsidRPr="00C8295E" w:rsidRDefault="00C77D12" w:rsidP="0026688A">
            <w:pPr>
              <w:pStyle w:val="Compact"/>
              <w:rPr>
                <w:rFonts w:ascii="Arial" w:hAnsi="Arial" w:cs="Arial"/>
              </w:rPr>
            </w:pPr>
            <w:r w:rsidRPr="00C8295E">
              <w:rPr>
                <w:rFonts w:ascii="Arial" w:hAnsi="Arial" w:cs="Arial"/>
              </w:rPr>
              <w:t>0.2940 (0.0580)</w:t>
            </w:r>
          </w:p>
        </w:tc>
        <w:tc>
          <w:tcPr>
            <w:tcW w:w="0" w:type="auto"/>
          </w:tcPr>
          <w:p w14:paraId="7498E20D" w14:textId="77777777" w:rsidR="00C77D12" w:rsidRPr="00C8295E" w:rsidRDefault="00C77D12" w:rsidP="0026688A">
            <w:pPr>
              <w:pStyle w:val="Compact"/>
              <w:rPr>
                <w:rFonts w:ascii="Arial" w:hAnsi="Arial" w:cs="Arial"/>
              </w:rPr>
            </w:pPr>
            <w:r w:rsidRPr="00C8295E">
              <w:rPr>
                <w:rFonts w:ascii="Arial" w:hAnsi="Arial" w:cs="Arial"/>
              </w:rPr>
              <w:t>(0.1788, 0.4184)</w:t>
            </w:r>
          </w:p>
        </w:tc>
        <w:tc>
          <w:tcPr>
            <w:tcW w:w="0" w:type="auto"/>
          </w:tcPr>
          <w:p w14:paraId="2825050F" w14:textId="77777777" w:rsidR="00C77D12" w:rsidRPr="00C8295E" w:rsidRDefault="00C77D12" w:rsidP="0026688A">
            <w:pPr>
              <w:pStyle w:val="Compact"/>
              <w:rPr>
                <w:rFonts w:ascii="Arial" w:hAnsi="Arial" w:cs="Arial"/>
              </w:rPr>
            </w:pPr>
            <w:r w:rsidRPr="00C8295E">
              <w:rPr>
                <w:rFonts w:ascii="Arial" w:hAnsi="Arial" w:cs="Arial"/>
              </w:rPr>
              <w:t>Proxy de mortalidad infantil</w:t>
            </w:r>
          </w:p>
        </w:tc>
      </w:tr>
      <w:tr w:rsidR="00C77D12" w:rsidRPr="00C8295E" w14:paraId="5A5C90FC" w14:textId="77777777" w:rsidTr="0026688A">
        <w:tc>
          <w:tcPr>
            <w:tcW w:w="0" w:type="auto"/>
          </w:tcPr>
          <w:p w14:paraId="406DFD2E"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54</m:t>
                  </m:r>
                </m:sub>
              </m:sSub>
            </m:oMath>
            <w:r w:rsidR="00C77D12" w:rsidRPr="00C8295E">
              <w:rPr>
                <w:rFonts w:ascii="Arial" w:hAnsi="Arial" w:cs="Arial"/>
              </w:rPr>
              <w:t xml:space="preserve"> (100.00%)</w:t>
            </w:r>
          </w:p>
        </w:tc>
        <w:tc>
          <w:tcPr>
            <w:tcW w:w="0" w:type="auto"/>
          </w:tcPr>
          <w:p w14:paraId="569692B8" w14:textId="77777777" w:rsidR="00C77D12" w:rsidRPr="00C8295E" w:rsidRDefault="00C77D12" w:rsidP="0026688A">
            <w:pPr>
              <w:pStyle w:val="Compact"/>
              <w:rPr>
                <w:rFonts w:ascii="Arial" w:hAnsi="Arial" w:cs="Arial"/>
              </w:rPr>
            </w:pPr>
            <w:r w:rsidRPr="00C8295E">
              <w:rPr>
                <w:rFonts w:ascii="Arial" w:hAnsi="Arial" w:cs="Arial"/>
              </w:rPr>
              <w:t>0.1632 (0.0150)</w:t>
            </w:r>
          </w:p>
        </w:tc>
        <w:tc>
          <w:tcPr>
            <w:tcW w:w="0" w:type="auto"/>
          </w:tcPr>
          <w:p w14:paraId="698781D8" w14:textId="77777777" w:rsidR="00C77D12" w:rsidRPr="00C8295E" w:rsidRDefault="00C77D12" w:rsidP="0026688A">
            <w:pPr>
              <w:pStyle w:val="Compact"/>
              <w:rPr>
                <w:rFonts w:ascii="Arial" w:hAnsi="Arial" w:cs="Arial"/>
              </w:rPr>
            </w:pPr>
            <w:r w:rsidRPr="00C8295E">
              <w:rPr>
                <w:rFonts w:ascii="Arial" w:hAnsi="Arial" w:cs="Arial"/>
              </w:rPr>
              <w:t>(0.1331, 0.1913)</w:t>
            </w:r>
          </w:p>
        </w:tc>
        <w:tc>
          <w:tcPr>
            <w:tcW w:w="0" w:type="auto"/>
          </w:tcPr>
          <w:p w14:paraId="0E8D35FB" w14:textId="77777777" w:rsidR="00C77D12" w:rsidRPr="00C8295E" w:rsidRDefault="00C77D12" w:rsidP="0026688A">
            <w:pPr>
              <w:pStyle w:val="Compact"/>
              <w:rPr>
                <w:rFonts w:ascii="Arial" w:hAnsi="Arial" w:cs="Arial"/>
              </w:rPr>
            </w:pPr>
            <w:r w:rsidRPr="00C8295E">
              <w:rPr>
                <w:rFonts w:ascii="Arial" w:hAnsi="Arial" w:cs="Arial"/>
              </w:rPr>
              <w:t xml:space="preserve">Indicador de posesión de </w:t>
            </w:r>
            <w:proofErr w:type="spellStart"/>
            <w:r w:rsidRPr="00C8295E">
              <w:rPr>
                <w:rFonts w:ascii="Arial" w:hAnsi="Arial" w:cs="Arial"/>
              </w:rPr>
              <w:t>automovil</w:t>
            </w:r>
            <w:proofErr w:type="spellEnd"/>
            <w:r w:rsidRPr="00C8295E">
              <w:rPr>
                <w:rFonts w:ascii="Arial" w:hAnsi="Arial" w:cs="Arial"/>
              </w:rPr>
              <w:t xml:space="preserve"> en el hogar</w:t>
            </w:r>
          </w:p>
        </w:tc>
      </w:tr>
      <w:tr w:rsidR="00C77D12" w:rsidRPr="00C8295E" w14:paraId="5E4C904D" w14:textId="77777777" w:rsidTr="0026688A">
        <w:tc>
          <w:tcPr>
            <w:tcW w:w="0" w:type="auto"/>
          </w:tcPr>
          <w:p w14:paraId="2C32F33B"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59</m:t>
                  </m:r>
                </m:sub>
              </m:sSub>
            </m:oMath>
            <w:r w:rsidR="00C77D12" w:rsidRPr="00C8295E">
              <w:rPr>
                <w:rFonts w:ascii="Arial" w:hAnsi="Arial" w:cs="Arial"/>
              </w:rPr>
              <w:t xml:space="preserve"> (100.00%)</w:t>
            </w:r>
          </w:p>
        </w:tc>
        <w:tc>
          <w:tcPr>
            <w:tcW w:w="0" w:type="auto"/>
          </w:tcPr>
          <w:p w14:paraId="39A9F68D" w14:textId="77777777" w:rsidR="00C77D12" w:rsidRPr="00C8295E" w:rsidRDefault="00C77D12" w:rsidP="0026688A">
            <w:pPr>
              <w:pStyle w:val="Compact"/>
              <w:rPr>
                <w:rFonts w:ascii="Arial" w:hAnsi="Arial" w:cs="Arial"/>
              </w:rPr>
            </w:pPr>
            <w:r w:rsidRPr="00C8295E">
              <w:rPr>
                <w:rFonts w:ascii="Arial" w:hAnsi="Arial" w:cs="Arial"/>
              </w:rPr>
              <w:t>-0.0618 (0.0142)</w:t>
            </w:r>
          </w:p>
        </w:tc>
        <w:tc>
          <w:tcPr>
            <w:tcW w:w="0" w:type="auto"/>
          </w:tcPr>
          <w:p w14:paraId="48644A13" w14:textId="77777777" w:rsidR="00C77D12" w:rsidRPr="00C8295E" w:rsidRDefault="00C77D12" w:rsidP="0026688A">
            <w:pPr>
              <w:pStyle w:val="Compact"/>
              <w:rPr>
                <w:rFonts w:ascii="Arial" w:hAnsi="Arial" w:cs="Arial"/>
              </w:rPr>
            </w:pPr>
            <w:r w:rsidRPr="00C8295E">
              <w:rPr>
                <w:rFonts w:ascii="Arial" w:hAnsi="Arial" w:cs="Arial"/>
              </w:rPr>
              <w:t>(-0.0887, -0.0337)</w:t>
            </w:r>
          </w:p>
        </w:tc>
        <w:tc>
          <w:tcPr>
            <w:tcW w:w="0" w:type="auto"/>
          </w:tcPr>
          <w:p w14:paraId="4A7AA659" w14:textId="77777777" w:rsidR="00C77D12" w:rsidRPr="00C8295E" w:rsidRDefault="00C77D12" w:rsidP="0026688A">
            <w:pPr>
              <w:pStyle w:val="Compact"/>
              <w:rPr>
                <w:rFonts w:ascii="Arial" w:hAnsi="Arial" w:cs="Arial"/>
              </w:rPr>
            </w:pPr>
            <w:r w:rsidRPr="00C8295E">
              <w:rPr>
                <w:rFonts w:ascii="Arial" w:hAnsi="Arial" w:cs="Arial"/>
              </w:rPr>
              <w:t>Dispone de calentador solar de agua el hogar</w:t>
            </w:r>
          </w:p>
        </w:tc>
      </w:tr>
      <w:tr w:rsidR="00C77D12" w:rsidRPr="00C8295E" w14:paraId="35685319" w14:textId="77777777" w:rsidTr="0026688A">
        <w:tc>
          <w:tcPr>
            <w:tcW w:w="0" w:type="auto"/>
          </w:tcPr>
          <w:p w14:paraId="3A48D05C"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69</m:t>
                  </m:r>
                </m:sub>
              </m:sSub>
            </m:oMath>
            <w:r w:rsidR="00C77D12" w:rsidRPr="00C8295E">
              <w:rPr>
                <w:rFonts w:ascii="Arial" w:hAnsi="Arial" w:cs="Arial"/>
              </w:rPr>
              <w:t xml:space="preserve"> (100.00%)</w:t>
            </w:r>
          </w:p>
        </w:tc>
        <w:tc>
          <w:tcPr>
            <w:tcW w:w="0" w:type="auto"/>
          </w:tcPr>
          <w:p w14:paraId="166E32F7" w14:textId="77777777" w:rsidR="00C77D12" w:rsidRPr="00C8295E" w:rsidRDefault="00C77D12" w:rsidP="0026688A">
            <w:pPr>
              <w:pStyle w:val="Compact"/>
              <w:rPr>
                <w:rFonts w:ascii="Arial" w:hAnsi="Arial" w:cs="Arial"/>
              </w:rPr>
            </w:pPr>
            <w:r w:rsidRPr="00C8295E">
              <w:rPr>
                <w:rFonts w:ascii="Arial" w:hAnsi="Arial" w:cs="Arial"/>
              </w:rPr>
              <w:t>0.3532 (0.0256)</w:t>
            </w:r>
          </w:p>
        </w:tc>
        <w:tc>
          <w:tcPr>
            <w:tcW w:w="0" w:type="auto"/>
          </w:tcPr>
          <w:p w14:paraId="1CA5E388" w14:textId="77777777" w:rsidR="00C77D12" w:rsidRPr="00C8295E" w:rsidRDefault="00C77D12" w:rsidP="0026688A">
            <w:pPr>
              <w:pStyle w:val="Compact"/>
              <w:rPr>
                <w:rFonts w:ascii="Arial" w:hAnsi="Arial" w:cs="Arial"/>
              </w:rPr>
            </w:pPr>
            <w:r w:rsidRPr="00C8295E">
              <w:rPr>
                <w:rFonts w:ascii="Arial" w:hAnsi="Arial" w:cs="Arial"/>
              </w:rPr>
              <w:t>(0.3053, 0.4024)</w:t>
            </w:r>
          </w:p>
        </w:tc>
        <w:tc>
          <w:tcPr>
            <w:tcW w:w="0" w:type="auto"/>
          </w:tcPr>
          <w:p w14:paraId="23169BEB" w14:textId="77777777" w:rsidR="00C77D12" w:rsidRPr="00C8295E" w:rsidRDefault="00C77D12" w:rsidP="0026688A">
            <w:pPr>
              <w:pStyle w:val="Compact"/>
              <w:rPr>
                <w:rFonts w:ascii="Arial" w:hAnsi="Arial" w:cs="Arial"/>
              </w:rPr>
            </w:pPr>
            <w:r w:rsidRPr="00C8295E">
              <w:rPr>
                <w:rFonts w:ascii="Arial" w:hAnsi="Arial" w:cs="Arial"/>
              </w:rPr>
              <w:t>Dispone de al menos una computadora el hogar</w:t>
            </w:r>
          </w:p>
        </w:tc>
      </w:tr>
      <w:tr w:rsidR="00C77D12" w:rsidRPr="00C8295E" w14:paraId="6EFDC64C" w14:textId="77777777" w:rsidTr="0026688A">
        <w:tc>
          <w:tcPr>
            <w:tcW w:w="0" w:type="auto"/>
          </w:tcPr>
          <w:p w14:paraId="7E48BFEB"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75</m:t>
                  </m:r>
                </m:sub>
              </m:sSub>
            </m:oMath>
            <w:r w:rsidR="00C77D12" w:rsidRPr="00C8295E">
              <w:rPr>
                <w:rFonts w:ascii="Arial" w:hAnsi="Arial" w:cs="Arial"/>
              </w:rPr>
              <w:t xml:space="preserve"> (98.80%)</w:t>
            </w:r>
          </w:p>
        </w:tc>
        <w:tc>
          <w:tcPr>
            <w:tcW w:w="0" w:type="auto"/>
          </w:tcPr>
          <w:p w14:paraId="47F79268" w14:textId="77777777" w:rsidR="00C77D12" w:rsidRPr="00C8295E" w:rsidRDefault="00C77D12" w:rsidP="0026688A">
            <w:pPr>
              <w:pStyle w:val="Compact"/>
              <w:rPr>
                <w:rFonts w:ascii="Arial" w:hAnsi="Arial" w:cs="Arial"/>
              </w:rPr>
            </w:pPr>
            <w:r w:rsidRPr="00C8295E">
              <w:rPr>
                <w:rFonts w:ascii="Arial" w:hAnsi="Arial" w:cs="Arial"/>
              </w:rPr>
              <w:t>0.1347 (0.0566)</w:t>
            </w:r>
          </w:p>
        </w:tc>
        <w:tc>
          <w:tcPr>
            <w:tcW w:w="0" w:type="auto"/>
          </w:tcPr>
          <w:p w14:paraId="7FB87951" w14:textId="77777777" w:rsidR="00C77D12" w:rsidRPr="00C8295E" w:rsidRDefault="00C77D12" w:rsidP="0026688A">
            <w:pPr>
              <w:pStyle w:val="Compact"/>
              <w:rPr>
                <w:rFonts w:ascii="Arial" w:hAnsi="Arial" w:cs="Arial"/>
              </w:rPr>
            </w:pPr>
            <w:r w:rsidRPr="00C8295E">
              <w:rPr>
                <w:rFonts w:ascii="Arial" w:hAnsi="Arial" w:cs="Arial"/>
              </w:rPr>
              <w:t>(0.0188, 0.2439)</w:t>
            </w:r>
          </w:p>
        </w:tc>
        <w:tc>
          <w:tcPr>
            <w:tcW w:w="0" w:type="auto"/>
          </w:tcPr>
          <w:p w14:paraId="63131AF3" w14:textId="77777777" w:rsidR="00C77D12" w:rsidRPr="00C8295E" w:rsidRDefault="00C77D12" w:rsidP="0026688A">
            <w:pPr>
              <w:pStyle w:val="Compact"/>
              <w:rPr>
                <w:rFonts w:ascii="Arial" w:hAnsi="Arial" w:cs="Arial"/>
              </w:rPr>
            </w:pPr>
            <w:r w:rsidRPr="00C8295E">
              <w:rPr>
                <w:rFonts w:ascii="Arial" w:hAnsi="Arial" w:cs="Arial"/>
              </w:rPr>
              <w:t>Indicador de presencia de menores de 6 a 15 años que no asisten a la escuela</w:t>
            </w:r>
          </w:p>
        </w:tc>
      </w:tr>
      <w:tr w:rsidR="00C77D12" w:rsidRPr="00C8295E" w14:paraId="7340AAF9" w14:textId="77777777" w:rsidTr="0026688A">
        <w:tc>
          <w:tcPr>
            <w:tcW w:w="0" w:type="auto"/>
          </w:tcPr>
          <w:p w14:paraId="18AD52A3"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77</m:t>
                  </m:r>
                </m:sub>
              </m:sSub>
            </m:oMath>
            <w:r w:rsidR="00C77D12" w:rsidRPr="00C8295E">
              <w:rPr>
                <w:rFonts w:ascii="Arial" w:hAnsi="Arial" w:cs="Arial"/>
              </w:rPr>
              <w:t xml:space="preserve"> (100.00%)</w:t>
            </w:r>
          </w:p>
        </w:tc>
        <w:tc>
          <w:tcPr>
            <w:tcW w:w="0" w:type="auto"/>
          </w:tcPr>
          <w:p w14:paraId="4C4808F6" w14:textId="77777777" w:rsidR="00C77D12" w:rsidRPr="00C8295E" w:rsidRDefault="00C77D12" w:rsidP="0026688A">
            <w:pPr>
              <w:pStyle w:val="Compact"/>
              <w:rPr>
                <w:rFonts w:ascii="Arial" w:hAnsi="Arial" w:cs="Arial"/>
              </w:rPr>
            </w:pPr>
            <w:r w:rsidRPr="00C8295E">
              <w:rPr>
                <w:rFonts w:ascii="Arial" w:hAnsi="Arial" w:cs="Arial"/>
              </w:rPr>
              <w:t>0.1709 (0.0115)</w:t>
            </w:r>
          </w:p>
        </w:tc>
        <w:tc>
          <w:tcPr>
            <w:tcW w:w="0" w:type="auto"/>
          </w:tcPr>
          <w:p w14:paraId="028CA5BB" w14:textId="77777777" w:rsidR="00C77D12" w:rsidRPr="00C8295E" w:rsidRDefault="00C77D12" w:rsidP="0026688A">
            <w:pPr>
              <w:pStyle w:val="Compact"/>
              <w:rPr>
                <w:rFonts w:ascii="Arial" w:hAnsi="Arial" w:cs="Arial"/>
              </w:rPr>
            </w:pPr>
            <w:r w:rsidRPr="00C8295E">
              <w:rPr>
                <w:rFonts w:ascii="Arial" w:hAnsi="Arial" w:cs="Arial"/>
              </w:rPr>
              <w:t>(0.1485, 0.1938)</w:t>
            </w:r>
          </w:p>
        </w:tc>
        <w:tc>
          <w:tcPr>
            <w:tcW w:w="0" w:type="auto"/>
          </w:tcPr>
          <w:p w14:paraId="68BE9AAC" w14:textId="77777777" w:rsidR="00C77D12" w:rsidRPr="00C8295E" w:rsidRDefault="00C77D12" w:rsidP="0026688A">
            <w:pPr>
              <w:pStyle w:val="Compact"/>
              <w:rPr>
                <w:rFonts w:ascii="Arial" w:hAnsi="Arial" w:cs="Arial"/>
              </w:rPr>
            </w:pPr>
            <w:r w:rsidRPr="00C8295E">
              <w:rPr>
                <w:rFonts w:ascii="Arial" w:hAnsi="Arial" w:cs="Arial"/>
              </w:rPr>
              <w:t>Hogar compuesto</w:t>
            </w:r>
          </w:p>
        </w:tc>
      </w:tr>
      <w:tr w:rsidR="00C77D12" w:rsidRPr="00C8295E" w14:paraId="07E942C2" w14:textId="77777777" w:rsidTr="0026688A">
        <w:tc>
          <w:tcPr>
            <w:tcW w:w="0" w:type="auto"/>
          </w:tcPr>
          <w:p w14:paraId="12EC1848"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83</m:t>
                  </m:r>
                </m:sub>
              </m:sSub>
            </m:oMath>
            <w:r w:rsidR="00C77D12" w:rsidRPr="00C8295E">
              <w:rPr>
                <w:rFonts w:ascii="Arial" w:hAnsi="Arial" w:cs="Arial"/>
              </w:rPr>
              <w:t xml:space="preserve"> (100.00%)</w:t>
            </w:r>
          </w:p>
        </w:tc>
        <w:tc>
          <w:tcPr>
            <w:tcW w:w="0" w:type="auto"/>
          </w:tcPr>
          <w:p w14:paraId="066C4585" w14:textId="77777777" w:rsidR="00C77D12" w:rsidRPr="00C8295E" w:rsidRDefault="00C77D12" w:rsidP="0026688A">
            <w:pPr>
              <w:pStyle w:val="Compact"/>
              <w:rPr>
                <w:rFonts w:ascii="Arial" w:hAnsi="Arial" w:cs="Arial"/>
              </w:rPr>
            </w:pPr>
            <w:r w:rsidRPr="00C8295E">
              <w:rPr>
                <w:rFonts w:ascii="Arial" w:hAnsi="Arial" w:cs="Arial"/>
              </w:rPr>
              <w:t>0.1610 (0.0208)</w:t>
            </w:r>
          </w:p>
        </w:tc>
        <w:tc>
          <w:tcPr>
            <w:tcW w:w="0" w:type="auto"/>
          </w:tcPr>
          <w:p w14:paraId="02B3BE1C" w14:textId="77777777" w:rsidR="00C77D12" w:rsidRPr="00C8295E" w:rsidRDefault="00C77D12" w:rsidP="0026688A">
            <w:pPr>
              <w:pStyle w:val="Compact"/>
              <w:rPr>
                <w:rFonts w:ascii="Arial" w:hAnsi="Arial" w:cs="Arial"/>
              </w:rPr>
            </w:pPr>
            <w:r w:rsidRPr="00C8295E">
              <w:rPr>
                <w:rFonts w:ascii="Arial" w:hAnsi="Arial" w:cs="Arial"/>
              </w:rPr>
              <w:t>(0.1164, 0.1999)</w:t>
            </w:r>
          </w:p>
        </w:tc>
        <w:tc>
          <w:tcPr>
            <w:tcW w:w="0" w:type="auto"/>
          </w:tcPr>
          <w:p w14:paraId="4490F3E4" w14:textId="77777777" w:rsidR="00C77D12" w:rsidRPr="00C8295E" w:rsidRDefault="00C77D12" w:rsidP="0026688A">
            <w:pPr>
              <w:pStyle w:val="Compact"/>
              <w:rPr>
                <w:rFonts w:ascii="Arial" w:hAnsi="Arial" w:cs="Arial"/>
              </w:rPr>
            </w:pPr>
            <w:r w:rsidRPr="00C8295E">
              <w:rPr>
                <w:rFonts w:ascii="Arial" w:hAnsi="Arial" w:cs="Arial"/>
              </w:rPr>
              <w:t>Algún adulto comió menos de lo que debería comer</w:t>
            </w:r>
          </w:p>
        </w:tc>
      </w:tr>
      <w:tr w:rsidR="00C77D12" w:rsidRPr="00C8295E" w14:paraId="287BC2BB" w14:textId="77777777" w:rsidTr="0026688A">
        <w:tc>
          <w:tcPr>
            <w:tcW w:w="0" w:type="auto"/>
          </w:tcPr>
          <w:p w14:paraId="1AB2B730"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89</m:t>
                  </m:r>
                </m:sub>
              </m:sSub>
            </m:oMath>
            <w:r w:rsidR="00C77D12" w:rsidRPr="00C8295E">
              <w:rPr>
                <w:rFonts w:ascii="Arial" w:hAnsi="Arial" w:cs="Arial"/>
              </w:rPr>
              <w:t xml:space="preserve"> (100.00%)</w:t>
            </w:r>
          </w:p>
        </w:tc>
        <w:tc>
          <w:tcPr>
            <w:tcW w:w="0" w:type="auto"/>
          </w:tcPr>
          <w:p w14:paraId="552A7471" w14:textId="77777777" w:rsidR="00C77D12" w:rsidRPr="00C8295E" w:rsidRDefault="00C77D12" w:rsidP="0026688A">
            <w:pPr>
              <w:pStyle w:val="Compact"/>
              <w:rPr>
                <w:rFonts w:ascii="Arial" w:hAnsi="Arial" w:cs="Arial"/>
              </w:rPr>
            </w:pPr>
            <w:r w:rsidRPr="00C8295E">
              <w:rPr>
                <w:rFonts w:ascii="Arial" w:hAnsi="Arial" w:cs="Arial"/>
              </w:rPr>
              <w:t>-0.0782 (0.0128)</w:t>
            </w:r>
          </w:p>
        </w:tc>
        <w:tc>
          <w:tcPr>
            <w:tcW w:w="0" w:type="auto"/>
          </w:tcPr>
          <w:p w14:paraId="58C2023E" w14:textId="77777777" w:rsidR="00C77D12" w:rsidRPr="00C8295E" w:rsidRDefault="00C77D12" w:rsidP="0026688A">
            <w:pPr>
              <w:pStyle w:val="Compact"/>
              <w:rPr>
                <w:rFonts w:ascii="Arial" w:hAnsi="Arial" w:cs="Arial"/>
              </w:rPr>
            </w:pPr>
            <w:r w:rsidRPr="00C8295E">
              <w:rPr>
                <w:rFonts w:ascii="Arial" w:hAnsi="Arial" w:cs="Arial"/>
              </w:rPr>
              <w:t>(-0.1028, -0.0538)</w:t>
            </w:r>
          </w:p>
        </w:tc>
        <w:tc>
          <w:tcPr>
            <w:tcW w:w="0" w:type="auto"/>
          </w:tcPr>
          <w:p w14:paraId="25DCF3A5" w14:textId="77777777" w:rsidR="00C77D12" w:rsidRPr="00C8295E" w:rsidRDefault="00C77D12" w:rsidP="0026688A">
            <w:pPr>
              <w:pStyle w:val="Compact"/>
              <w:rPr>
                <w:rFonts w:ascii="Arial" w:hAnsi="Arial" w:cs="Arial"/>
              </w:rPr>
            </w:pPr>
            <w:r w:rsidRPr="00C8295E">
              <w:rPr>
                <w:rFonts w:ascii="Arial" w:hAnsi="Arial" w:cs="Arial"/>
              </w:rPr>
              <w:t xml:space="preserve">Indicador de carencia por servicios </w:t>
            </w:r>
            <w:proofErr w:type="spellStart"/>
            <w:r w:rsidRPr="00C8295E">
              <w:rPr>
                <w:rFonts w:ascii="Arial" w:hAnsi="Arial" w:cs="Arial"/>
              </w:rPr>
              <w:t>basicos</w:t>
            </w:r>
            <w:proofErr w:type="spellEnd"/>
            <w:r w:rsidRPr="00C8295E">
              <w:rPr>
                <w:rFonts w:ascii="Arial" w:hAnsi="Arial" w:cs="Arial"/>
              </w:rPr>
              <w:t xml:space="preserve"> de la vivienda</w:t>
            </w:r>
          </w:p>
        </w:tc>
      </w:tr>
      <w:tr w:rsidR="00C77D12" w:rsidRPr="00C8295E" w14:paraId="00695B25" w14:textId="77777777" w:rsidTr="0026688A">
        <w:tc>
          <w:tcPr>
            <w:tcW w:w="0" w:type="auto"/>
          </w:tcPr>
          <w:p w14:paraId="2EEA45D8"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91</m:t>
                  </m:r>
                </m:sub>
              </m:sSub>
            </m:oMath>
            <w:r w:rsidR="00C77D12" w:rsidRPr="00C8295E">
              <w:rPr>
                <w:rFonts w:ascii="Arial" w:hAnsi="Arial" w:cs="Arial"/>
              </w:rPr>
              <w:t xml:space="preserve"> (100.00%)</w:t>
            </w:r>
          </w:p>
        </w:tc>
        <w:tc>
          <w:tcPr>
            <w:tcW w:w="0" w:type="auto"/>
          </w:tcPr>
          <w:p w14:paraId="6C863500" w14:textId="77777777" w:rsidR="00C77D12" w:rsidRPr="00C8295E" w:rsidRDefault="00C77D12" w:rsidP="0026688A">
            <w:pPr>
              <w:pStyle w:val="Compact"/>
              <w:rPr>
                <w:rFonts w:ascii="Arial" w:hAnsi="Arial" w:cs="Arial"/>
              </w:rPr>
            </w:pPr>
            <w:r w:rsidRPr="00C8295E">
              <w:rPr>
                <w:rFonts w:ascii="Arial" w:hAnsi="Arial" w:cs="Arial"/>
              </w:rPr>
              <w:t>0.0559 (0.0141)</w:t>
            </w:r>
          </w:p>
        </w:tc>
        <w:tc>
          <w:tcPr>
            <w:tcW w:w="0" w:type="auto"/>
          </w:tcPr>
          <w:p w14:paraId="73AC306A" w14:textId="77777777" w:rsidR="00C77D12" w:rsidRPr="00C8295E" w:rsidRDefault="00C77D12" w:rsidP="0026688A">
            <w:pPr>
              <w:pStyle w:val="Compact"/>
              <w:rPr>
                <w:rFonts w:ascii="Arial" w:hAnsi="Arial" w:cs="Arial"/>
              </w:rPr>
            </w:pPr>
            <w:r w:rsidRPr="00C8295E">
              <w:rPr>
                <w:rFonts w:ascii="Arial" w:hAnsi="Arial" w:cs="Arial"/>
              </w:rPr>
              <w:t>(0.0292, 0.0831)</w:t>
            </w:r>
          </w:p>
        </w:tc>
        <w:tc>
          <w:tcPr>
            <w:tcW w:w="0" w:type="auto"/>
          </w:tcPr>
          <w:p w14:paraId="2FCA569C" w14:textId="77777777" w:rsidR="00C77D12" w:rsidRPr="00C8295E" w:rsidRDefault="00C77D12" w:rsidP="0026688A">
            <w:pPr>
              <w:pStyle w:val="Compact"/>
              <w:rPr>
                <w:rFonts w:ascii="Arial" w:hAnsi="Arial" w:cs="Arial"/>
              </w:rPr>
            </w:pPr>
            <w:r w:rsidRPr="00C8295E">
              <w:rPr>
                <w:rFonts w:ascii="Arial" w:hAnsi="Arial" w:cs="Arial"/>
              </w:rPr>
              <w:t>Indicador de carencia de muros</w:t>
            </w:r>
          </w:p>
        </w:tc>
      </w:tr>
      <w:tr w:rsidR="00C77D12" w:rsidRPr="00C8295E" w14:paraId="37C3B1F7" w14:textId="77777777" w:rsidTr="0026688A">
        <w:tc>
          <w:tcPr>
            <w:tcW w:w="0" w:type="auto"/>
          </w:tcPr>
          <w:p w14:paraId="64DA3DF5"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93</m:t>
                  </m:r>
                </m:sub>
              </m:sSub>
            </m:oMath>
            <w:r w:rsidR="00C77D12" w:rsidRPr="00C8295E">
              <w:rPr>
                <w:rFonts w:ascii="Arial" w:hAnsi="Arial" w:cs="Arial"/>
              </w:rPr>
              <w:t xml:space="preserve"> (100.00%)</w:t>
            </w:r>
          </w:p>
        </w:tc>
        <w:tc>
          <w:tcPr>
            <w:tcW w:w="0" w:type="auto"/>
          </w:tcPr>
          <w:p w14:paraId="2387BD98" w14:textId="77777777" w:rsidR="00C77D12" w:rsidRPr="00C8295E" w:rsidRDefault="00C77D12" w:rsidP="0026688A">
            <w:pPr>
              <w:pStyle w:val="Compact"/>
              <w:rPr>
                <w:rFonts w:ascii="Arial" w:hAnsi="Arial" w:cs="Arial"/>
              </w:rPr>
            </w:pPr>
            <w:r w:rsidRPr="00C8295E">
              <w:rPr>
                <w:rFonts w:ascii="Arial" w:hAnsi="Arial" w:cs="Arial"/>
              </w:rPr>
              <w:t>0.3033 (0.0230)</w:t>
            </w:r>
          </w:p>
        </w:tc>
        <w:tc>
          <w:tcPr>
            <w:tcW w:w="0" w:type="auto"/>
          </w:tcPr>
          <w:p w14:paraId="29812D10" w14:textId="77777777" w:rsidR="00C77D12" w:rsidRPr="00C8295E" w:rsidRDefault="00C77D12" w:rsidP="0026688A">
            <w:pPr>
              <w:pStyle w:val="Compact"/>
              <w:rPr>
                <w:rFonts w:ascii="Arial" w:hAnsi="Arial" w:cs="Arial"/>
              </w:rPr>
            </w:pPr>
            <w:r w:rsidRPr="00C8295E">
              <w:rPr>
                <w:rFonts w:ascii="Arial" w:hAnsi="Arial" w:cs="Arial"/>
              </w:rPr>
              <w:t>(0.2566, 0.3473)</w:t>
            </w:r>
          </w:p>
        </w:tc>
        <w:tc>
          <w:tcPr>
            <w:tcW w:w="0" w:type="auto"/>
          </w:tcPr>
          <w:p w14:paraId="5BAA852B" w14:textId="77777777" w:rsidR="00C77D12" w:rsidRPr="00C8295E" w:rsidRDefault="00C77D12" w:rsidP="0026688A">
            <w:pPr>
              <w:pStyle w:val="Compact"/>
              <w:rPr>
                <w:rFonts w:ascii="Arial" w:hAnsi="Arial" w:cs="Arial"/>
              </w:rPr>
            </w:pPr>
            <w:r w:rsidRPr="00C8295E">
              <w:rPr>
                <w:rFonts w:ascii="Arial" w:hAnsi="Arial" w:cs="Arial"/>
              </w:rPr>
              <w:t>Indicador de carencia de techos</w:t>
            </w:r>
          </w:p>
        </w:tc>
      </w:tr>
      <w:tr w:rsidR="00C77D12" w:rsidRPr="00C8295E" w14:paraId="1D33788C" w14:textId="77777777" w:rsidTr="0026688A">
        <w:tc>
          <w:tcPr>
            <w:tcW w:w="0" w:type="auto"/>
          </w:tcPr>
          <w:p w14:paraId="698F276C"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94</m:t>
                  </m:r>
                </m:sub>
              </m:sSub>
            </m:oMath>
            <w:r w:rsidR="00C77D12" w:rsidRPr="00C8295E">
              <w:rPr>
                <w:rFonts w:ascii="Arial" w:hAnsi="Arial" w:cs="Arial"/>
              </w:rPr>
              <w:t xml:space="preserve"> (100.00%)</w:t>
            </w:r>
          </w:p>
        </w:tc>
        <w:tc>
          <w:tcPr>
            <w:tcW w:w="0" w:type="auto"/>
          </w:tcPr>
          <w:p w14:paraId="33E83A25" w14:textId="77777777" w:rsidR="00C77D12" w:rsidRPr="00C8295E" w:rsidRDefault="00C77D12" w:rsidP="0026688A">
            <w:pPr>
              <w:pStyle w:val="Compact"/>
              <w:rPr>
                <w:rFonts w:ascii="Arial" w:hAnsi="Arial" w:cs="Arial"/>
              </w:rPr>
            </w:pPr>
            <w:r w:rsidRPr="00C8295E">
              <w:rPr>
                <w:rFonts w:ascii="Arial" w:hAnsi="Arial" w:cs="Arial"/>
              </w:rPr>
              <w:t>0.1607 (0.0285)</w:t>
            </w:r>
          </w:p>
        </w:tc>
        <w:tc>
          <w:tcPr>
            <w:tcW w:w="0" w:type="auto"/>
          </w:tcPr>
          <w:p w14:paraId="6F0B6419" w14:textId="77777777" w:rsidR="00C77D12" w:rsidRPr="00C8295E" w:rsidRDefault="00C77D12" w:rsidP="0026688A">
            <w:pPr>
              <w:pStyle w:val="Compact"/>
              <w:rPr>
                <w:rFonts w:ascii="Arial" w:hAnsi="Arial" w:cs="Arial"/>
              </w:rPr>
            </w:pPr>
            <w:r w:rsidRPr="00C8295E">
              <w:rPr>
                <w:rFonts w:ascii="Arial" w:hAnsi="Arial" w:cs="Arial"/>
              </w:rPr>
              <w:t>(0.1048, 0.2148)</w:t>
            </w:r>
          </w:p>
        </w:tc>
        <w:tc>
          <w:tcPr>
            <w:tcW w:w="0" w:type="auto"/>
          </w:tcPr>
          <w:p w14:paraId="230BF7F0" w14:textId="77777777" w:rsidR="00C77D12" w:rsidRPr="00C8295E" w:rsidRDefault="00C77D12" w:rsidP="0026688A">
            <w:pPr>
              <w:pStyle w:val="Compact"/>
              <w:rPr>
                <w:rFonts w:ascii="Arial" w:hAnsi="Arial" w:cs="Arial"/>
              </w:rPr>
            </w:pPr>
            <w:r w:rsidRPr="00C8295E">
              <w:rPr>
                <w:rFonts w:ascii="Arial" w:hAnsi="Arial" w:cs="Arial"/>
              </w:rPr>
              <w:t>Indicador de presencia de menores de 18 años en el hogar</w:t>
            </w:r>
          </w:p>
        </w:tc>
      </w:tr>
      <w:tr w:rsidR="00C77D12" w:rsidRPr="00C8295E" w14:paraId="2CCFC7D0" w14:textId="77777777" w:rsidTr="0026688A">
        <w:tc>
          <w:tcPr>
            <w:tcW w:w="0" w:type="auto"/>
          </w:tcPr>
          <w:p w14:paraId="5AA45BD7"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99</m:t>
                  </m:r>
                </m:sub>
              </m:sSub>
            </m:oMath>
            <w:r w:rsidR="00C77D12" w:rsidRPr="00C8295E">
              <w:rPr>
                <w:rFonts w:ascii="Arial" w:hAnsi="Arial" w:cs="Arial"/>
              </w:rPr>
              <w:t xml:space="preserve"> (100.00%)</w:t>
            </w:r>
          </w:p>
        </w:tc>
        <w:tc>
          <w:tcPr>
            <w:tcW w:w="0" w:type="auto"/>
          </w:tcPr>
          <w:p w14:paraId="6E641DCC" w14:textId="77777777" w:rsidR="00C77D12" w:rsidRPr="00C8295E" w:rsidRDefault="00C77D12" w:rsidP="0026688A">
            <w:pPr>
              <w:pStyle w:val="Compact"/>
              <w:rPr>
                <w:rFonts w:ascii="Arial" w:hAnsi="Arial" w:cs="Arial"/>
              </w:rPr>
            </w:pPr>
            <w:r w:rsidRPr="00C8295E">
              <w:rPr>
                <w:rFonts w:ascii="Arial" w:hAnsi="Arial" w:cs="Arial"/>
              </w:rPr>
              <w:t>0.1000 (0.0117)</w:t>
            </w:r>
          </w:p>
        </w:tc>
        <w:tc>
          <w:tcPr>
            <w:tcW w:w="0" w:type="auto"/>
          </w:tcPr>
          <w:p w14:paraId="11D7FB05" w14:textId="77777777" w:rsidR="00C77D12" w:rsidRPr="00C8295E" w:rsidRDefault="00C77D12" w:rsidP="0026688A">
            <w:pPr>
              <w:pStyle w:val="Compact"/>
              <w:rPr>
                <w:rFonts w:ascii="Arial" w:hAnsi="Arial" w:cs="Arial"/>
              </w:rPr>
            </w:pPr>
            <w:r w:rsidRPr="00C8295E">
              <w:rPr>
                <w:rFonts w:ascii="Arial" w:hAnsi="Arial" w:cs="Arial"/>
              </w:rPr>
              <w:t>(0.0774, 0.1231)</w:t>
            </w:r>
          </w:p>
        </w:tc>
        <w:tc>
          <w:tcPr>
            <w:tcW w:w="0" w:type="auto"/>
          </w:tcPr>
          <w:p w14:paraId="25C5B57A" w14:textId="77777777" w:rsidR="00C77D12" w:rsidRPr="00C8295E" w:rsidRDefault="00C77D12" w:rsidP="0026688A">
            <w:pPr>
              <w:pStyle w:val="Compact"/>
              <w:rPr>
                <w:rFonts w:ascii="Arial" w:hAnsi="Arial" w:cs="Arial"/>
              </w:rPr>
            </w:pPr>
            <w:r w:rsidRPr="00C8295E">
              <w:rPr>
                <w:rFonts w:ascii="Arial" w:hAnsi="Arial" w:cs="Arial"/>
              </w:rPr>
              <w:t>Indicador de carencia de luz</w:t>
            </w:r>
          </w:p>
        </w:tc>
      </w:tr>
      <w:tr w:rsidR="00C77D12" w:rsidRPr="00C8295E" w14:paraId="19B3F91D" w14:textId="77777777" w:rsidTr="0026688A">
        <w:tc>
          <w:tcPr>
            <w:tcW w:w="0" w:type="auto"/>
          </w:tcPr>
          <w:p w14:paraId="3A313CC5"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102</m:t>
                  </m:r>
                </m:sub>
              </m:sSub>
            </m:oMath>
            <w:r w:rsidR="00C77D12" w:rsidRPr="00C8295E">
              <w:rPr>
                <w:rFonts w:ascii="Arial" w:hAnsi="Arial" w:cs="Arial"/>
              </w:rPr>
              <w:t xml:space="preserve"> (100.00%)</w:t>
            </w:r>
          </w:p>
        </w:tc>
        <w:tc>
          <w:tcPr>
            <w:tcW w:w="0" w:type="auto"/>
          </w:tcPr>
          <w:p w14:paraId="0DF532FA" w14:textId="77777777" w:rsidR="00C77D12" w:rsidRPr="00C8295E" w:rsidRDefault="00C77D12" w:rsidP="0026688A">
            <w:pPr>
              <w:pStyle w:val="Compact"/>
              <w:rPr>
                <w:rFonts w:ascii="Arial" w:hAnsi="Arial" w:cs="Arial"/>
              </w:rPr>
            </w:pPr>
            <w:r w:rsidRPr="00C8295E">
              <w:rPr>
                <w:rFonts w:ascii="Arial" w:hAnsi="Arial" w:cs="Arial"/>
              </w:rPr>
              <w:t>-0.2945 (0.0106)</w:t>
            </w:r>
          </w:p>
        </w:tc>
        <w:tc>
          <w:tcPr>
            <w:tcW w:w="0" w:type="auto"/>
          </w:tcPr>
          <w:p w14:paraId="12B15965" w14:textId="77777777" w:rsidR="00C77D12" w:rsidRPr="00C8295E" w:rsidRDefault="00C77D12" w:rsidP="0026688A">
            <w:pPr>
              <w:pStyle w:val="Compact"/>
              <w:rPr>
                <w:rFonts w:ascii="Arial" w:hAnsi="Arial" w:cs="Arial"/>
              </w:rPr>
            </w:pPr>
            <w:r w:rsidRPr="00C8295E">
              <w:rPr>
                <w:rFonts w:ascii="Arial" w:hAnsi="Arial" w:cs="Arial"/>
              </w:rPr>
              <w:t>(-0.3163, -0.2737)</w:t>
            </w:r>
          </w:p>
        </w:tc>
        <w:tc>
          <w:tcPr>
            <w:tcW w:w="0" w:type="auto"/>
          </w:tcPr>
          <w:p w14:paraId="38BF307D" w14:textId="77777777" w:rsidR="00C77D12" w:rsidRPr="00C8295E" w:rsidRDefault="00C77D12" w:rsidP="0026688A">
            <w:pPr>
              <w:pStyle w:val="Compact"/>
              <w:rPr>
                <w:rFonts w:ascii="Arial" w:hAnsi="Arial" w:cs="Arial"/>
              </w:rPr>
            </w:pPr>
            <w:r w:rsidRPr="00C8295E">
              <w:rPr>
                <w:rFonts w:ascii="Arial" w:hAnsi="Arial" w:cs="Arial"/>
              </w:rPr>
              <w:t>Jefe del hogar que no sabe leer y escribir</w:t>
            </w:r>
          </w:p>
        </w:tc>
      </w:tr>
      <w:tr w:rsidR="00C77D12" w:rsidRPr="00C8295E" w14:paraId="5DA97A69" w14:textId="77777777" w:rsidTr="0026688A">
        <w:tc>
          <w:tcPr>
            <w:tcW w:w="0" w:type="auto"/>
          </w:tcPr>
          <w:p w14:paraId="28688EE0"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103</m:t>
                  </m:r>
                </m:sub>
              </m:sSub>
            </m:oMath>
            <w:r w:rsidR="00C77D12" w:rsidRPr="00C8295E">
              <w:rPr>
                <w:rFonts w:ascii="Arial" w:hAnsi="Arial" w:cs="Arial"/>
              </w:rPr>
              <w:t xml:space="preserve"> (100.00%)</w:t>
            </w:r>
          </w:p>
        </w:tc>
        <w:tc>
          <w:tcPr>
            <w:tcW w:w="0" w:type="auto"/>
          </w:tcPr>
          <w:p w14:paraId="4E3DE9D6" w14:textId="77777777" w:rsidR="00C77D12" w:rsidRPr="00C8295E" w:rsidRDefault="00C77D12" w:rsidP="0026688A">
            <w:pPr>
              <w:pStyle w:val="Compact"/>
              <w:rPr>
                <w:rFonts w:ascii="Arial" w:hAnsi="Arial" w:cs="Arial"/>
              </w:rPr>
            </w:pPr>
            <w:r w:rsidRPr="00C8295E">
              <w:rPr>
                <w:rFonts w:ascii="Arial" w:hAnsi="Arial" w:cs="Arial"/>
              </w:rPr>
              <w:t>0.0726 (0.0118)</w:t>
            </w:r>
          </w:p>
        </w:tc>
        <w:tc>
          <w:tcPr>
            <w:tcW w:w="0" w:type="auto"/>
          </w:tcPr>
          <w:p w14:paraId="38409501" w14:textId="77777777" w:rsidR="00C77D12" w:rsidRPr="00C8295E" w:rsidRDefault="00C77D12" w:rsidP="0026688A">
            <w:pPr>
              <w:pStyle w:val="Compact"/>
              <w:rPr>
                <w:rFonts w:ascii="Arial" w:hAnsi="Arial" w:cs="Arial"/>
              </w:rPr>
            </w:pPr>
            <w:r w:rsidRPr="00C8295E">
              <w:rPr>
                <w:rFonts w:ascii="Arial" w:hAnsi="Arial" w:cs="Arial"/>
              </w:rPr>
              <w:t>(0.0502, 0.0951)</w:t>
            </w:r>
          </w:p>
        </w:tc>
        <w:tc>
          <w:tcPr>
            <w:tcW w:w="0" w:type="auto"/>
          </w:tcPr>
          <w:p w14:paraId="20A10E2C" w14:textId="77777777" w:rsidR="00C77D12" w:rsidRPr="00C8295E" w:rsidRDefault="00C77D12" w:rsidP="0026688A">
            <w:pPr>
              <w:pStyle w:val="Compact"/>
              <w:rPr>
                <w:rFonts w:ascii="Arial" w:hAnsi="Arial" w:cs="Arial"/>
              </w:rPr>
            </w:pPr>
            <w:r w:rsidRPr="00C8295E">
              <w:rPr>
                <w:rFonts w:ascii="Arial" w:hAnsi="Arial" w:cs="Arial"/>
              </w:rPr>
              <w:t>Jefe desocupado</w:t>
            </w:r>
          </w:p>
        </w:tc>
      </w:tr>
      <w:tr w:rsidR="00C77D12" w:rsidRPr="00C8295E" w14:paraId="57F6DF17" w14:textId="77777777" w:rsidTr="0026688A">
        <w:tc>
          <w:tcPr>
            <w:tcW w:w="0" w:type="auto"/>
          </w:tcPr>
          <w:p w14:paraId="49C9F279"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104</m:t>
                  </m:r>
                </m:sub>
              </m:sSub>
            </m:oMath>
            <w:r w:rsidR="00C77D12" w:rsidRPr="00C8295E">
              <w:rPr>
                <w:rFonts w:ascii="Arial" w:hAnsi="Arial" w:cs="Arial"/>
              </w:rPr>
              <w:t xml:space="preserve"> (100.00%)</w:t>
            </w:r>
          </w:p>
        </w:tc>
        <w:tc>
          <w:tcPr>
            <w:tcW w:w="0" w:type="auto"/>
          </w:tcPr>
          <w:p w14:paraId="6367EE1C" w14:textId="77777777" w:rsidR="00C77D12" w:rsidRPr="00C8295E" w:rsidRDefault="00C77D12" w:rsidP="0026688A">
            <w:pPr>
              <w:pStyle w:val="Compact"/>
              <w:rPr>
                <w:rFonts w:ascii="Arial" w:hAnsi="Arial" w:cs="Arial"/>
              </w:rPr>
            </w:pPr>
            <w:r w:rsidRPr="00C8295E">
              <w:rPr>
                <w:rFonts w:ascii="Arial" w:hAnsi="Arial" w:cs="Arial"/>
              </w:rPr>
              <w:t>-0.2303 (0.0256)</w:t>
            </w:r>
          </w:p>
        </w:tc>
        <w:tc>
          <w:tcPr>
            <w:tcW w:w="0" w:type="auto"/>
          </w:tcPr>
          <w:p w14:paraId="2526A66E" w14:textId="77777777" w:rsidR="00C77D12" w:rsidRPr="00C8295E" w:rsidRDefault="00C77D12" w:rsidP="0026688A">
            <w:pPr>
              <w:pStyle w:val="Compact"/>
              <w:rPr>
                <w:rFonts w:ascii="Arial" w:hAnsi="Arial" w:cs="Arial"/>
              </w:rPr>
            </w:pPr>
            <w:r w:rsidRPr="00C8295E">
              <w:rPr>
                <w:rFonts w:ascii="Arial" w:hAnsi="Arial" w:cs="Arial"/>
              </w:rPr>
              <w:t>(-0.2821, -0.1808)</w:t>
            </w:r>
          </w:p>
        </w:tc>
        <w:tc>
          <w:tcPr>
            <w:tcW w:w="0" w:type="auto"/>
          </w:tcPr>
          <w:p w14:paraId="56CB7FE9" w14:textId="77777777" w:rsidR="00C77D12" w:rsidRPr="00C8295E" w:rsidRDefault="00C77D12" w:rsidP="0026688A">
            <w:pPr>
              <w:pStyle w:val="Compact"/>
              <w:rPr>
                <w:rFonts w:ascii="Arial" w:hAnsi="Arial" w:cs="Arial"/>
              </w:rPr>
            </w:pPr>
            <w:r w:rsidRPr="00C8295E">
              <w:rPr>
                <w:rFonts w:ascii="Arial" w:hAnsi="Arial" w:cs="Arial"/>
              </w:rPr>
              <w:t>Jefe hablante de lengua indígena</w:t>
            </w:r>
          </w:p>
        </w:tc>
      </w:tr>
      <w:tr w:rsidR="00C77D12" w:rsidRPr="00C8295E" w14:paraId="447A0D48" w14:textId="77777777" w:rsidTr="0026688A">
        <w:tc>
          <w:tcPr>
            <w:tcW w:w="0" w:type="auto"/>
          </w:tcPr>
          <w:p w14:paraId="34D96034"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105</m:t>
                  </m:r>
                </m:sub>
              </m:sSub>
            </m:oMath>
            <w:r w:rsidR="00C77D12" w:rsidRPr="00C8295E">
              <w:rPr>
                <w:rFonts w:ascii="Arial" w:hAnsi="Arial" w:cs="Arial"/>
              </w:rPr>
              <w:t xml:space="preserve"> (100.00%)</w:t>
            </w:r>
          </w:p>
        </w:tc>
        <w:tc>
          <w:tcPr>
            <w:tcW w:w="0" w:type="auto"/>
          </w:tcPr>
          <w:p w14:paraId="124C857B" w14:textId="77777777" w:rsidR="00C77D12" w:rsidRPr="00C8295E" w:rsidRDefault="00C77D12" w:rsidP="0026688A">
            <w:pPr>
              <w:pStyle w:val="Compact"/>
              <w:rPr>
                <w:rFonts w:ascii="Arial" w:hAnsi="Arial" w:cs="Arial"/>
              </w:rPr>
            </w:pPr>
            <w:r w:rsidRPr="00C8295E">
              <w:rPr>
                <w:rFonts w:ascii="Arial" w:hAnsi="Arial" w:cs="Arial"/>
              </w:rPr>
              <w:t>-0.1313 (0.0133)</w:t>
            </w:r>
          </w:p>
        </w:tc>
        <w:tc>
          <w:tcPr>
            <w:tcW w:w="0" w:type="auto"/>
          </w:tcPr>
          <w:p w14:paraId="1CA98A51" w14:textId="77777777" w:rsidR="00C77D12" w:rsidRPr="00C8295E" w:rsidRDefault="00C77D12" w:rsidP="0026688A">
            <w:pPr>
              <w:pStyle w:val="Compact"/>
              <w:rPr>
                <w:rFonts w:ascii="Arial" w:hAnsi="Arial" w:cs="Arial"/>
              </w:rPr>
            </w:pPr>
            <w:r w:rsidRPr="00C8295E">
              <w:rPr>
                <w:rFonts w:ascii="Arial" w:hAnsi="Arial" w:cs="Arial"/>
              </w:rPr>
              <w:t>(-0.1564, -0.1054)</w:t>
            </w:r>
          </w:p>
        </w:tc>
        <w:tc>
          <w:tcPr>
            <w:tcW w:w="0" w:type="auto"/>
          </w:tcPr>
          <w:p w14:paraId="2F2BF59B" w14:textId="77777777" w:rsidR="00C77D12" w:rsidRPr="00C8295E" w:rsidRDefault="00C77D12" w:rsidP="0026688A">
            <w:pPr>
              <w:pStyle w:val="Compact"/>
              <w:rPr>
                <w:rFonts w:ascii="Arial" w:hAnsi="Arial" w:cs="Arial"/>
              </w:rPr>
            </w:pPr>
            <w:r w:rsidRPr="00C8295E">
              <w:rPr>
                <w:rFonts w:ascii="Arial" w:hAnsi="Arial" w:cs="Arial"/>
              </w:rPr>
              <w:t>jefe con posición de independiente</w:t>
            </w:r>
          </w:p>
        </w:tc>
      </w:tr>
      <w:tr w:rsidR="00C77D12" w:rsidRPr="00C8295E" w14:paraId="3DCC0002" w14:textId="77777777" w:rsidTr="0026688A">
        <w:tc>
          <w:tcPr>
            <w:tcW w:w="0" w:type="auto"/>
          </w:tcPr>
          <w:p w14:paraId="195C520F" w14:textId="77777777" w:rsidR="00C77D12" w:rsidRPr="00C8295E" w:rsidRDefault="00000000" w:rsidP="0026688A">
            <w:pPr>
              <w:pStyle w:val="Compact"/>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109</m:t>
                  </m:r>
                </m:sub>
              </m:sSub>
            </m:oMath>
            <w:r w:rsidR="00C77D12" w:rsidRPr="00C8295E">
              <w:rPr>
                <w:rFonts w:ascii="Arial" w:hAnsi="Arial" w:cs="Arial"/>
              </w:rPr>
              <w:t xml:space="preserve"> (99.10%)</w:t>
            </w:r>
          </w:p>
        </w:tc>
        <w:tc>
          <w:tcPr>
            <w:tcW w:w="0" w:type="auto"/>
          </w:tcPr>
          <w:p w14:paraId="05C4C732" w14:textId="77777777" w:rsidR="00C77D12" w:rsidRPr="00C8295E" w:rsidRDefault="00C77D12" w:rsidP="0026688A">
            <w:pPr>
              <w:pStyle w:val="Compact"/>
              <w:rPr>
                <w:rFonts w:ascii="Arial" w:hAnsi="Arial" w:cs="Arial"/>
              </w:rPr>
            </w:pPr>
            <w:r w:rsidRPr="00C8295E">
              <w:rPr>
                <w:rFonts w:ascii="Arial" w:hAnsi="Arial" w:cs="Arial"/>
              </w:rPr>
              <w:t>-0.2485 (0.1077)</w:t>
            </w:r>
          </w:p>
        </w:tc>
        <w:tc>
          <w:tcPr>
            <w:tcW w:w="0" w:type="auto"/>
          </w:tcPr>
          <w:p w14:paraId="691A700D" w14:textId="77777777" w:rsidR="00C77D12" w:rsidRPr="00C8295E" w:rsidRDefault="00C77D12" w:rsidP="0026688A">
            <w:pPr>
              <w:pStyle w:val="Compact"/>
              <w:rPr>
                <w:rFonts w:ascii="Arial" w:hAnsi="Arial" w:cs="Arial"/>
              </w:rPr>
            </w:pPr>
            <w:r w:rsidRPr="00C8295E">
              <w:rPr>
                <w:rFonts w:ascii="Arial" w:hAnsi="Arial" w:cs="Arial"/>
              </w:rPr>
              <w:t>(-0.4427, -0.0248)</w:t>
            </w:r>
          </w:p>
        </w:tc>
        <w:tc>
          <w:tcPr>
            <w:tcW w:w="0" w:type="auto"/>
          </w:tcPr>
          <w:p w14:paraId="364986FA" w14:textId="77777777" w:rsidR="00C77D12" w:rsidRPr="00C8295E" w:rsidRDefault="00C77D12" w:rsidP="0026688A">
            <w:pPr>
              <w:pStyle w:val="Compact"/>
              <w:rPr>
                <w:rFonts w:ascii="Arial" w:hAnsi="Arial" w:cs="Arial"/>
              </w:rPr>
            </w:pPr>
            <w:r w:rsidRPr="00C8295E">
              <w:rPr>
                <w:rFonts w:ascii="Arial" w:hAnsi="Arial" w:cs="Arial"/>
              </w:rPr>
              <w:t>Prestaciones laborales del jefe Servicios Médicos</w:t>
            </w:r>
          </w:p>
        </w:tc>
      </w:tr>
    </w:tbl>
    <w:p w14:paraId="0A9065EB" w14:textId="77777777" w:rsidR="00EB1079" w:rsidRPr="00500E88" w:rsidRDefault="00EB1079" w:rsidP="00500E88"/>
    <w:p w14:paraId="5ADCB302" w14:textId="77777777" w:rsidR="00EB1079" w:rsidRPr="00C8295E" w:rsidRDefault="00EB1079">
      <w:pPr>
        <w:rPr>
          <w:rFonts w:ascii="Arial" w:eastAsiaTheme="majorEastAsia" w:hAnsi="Arial" w:cs="Arial"/>
          <w:color w:val="0F4761" w:themeColor="accent1" w:themeShade="BF"/>
        </w:rPr>
      </w:pPr>
      <w:r w:rsidRPr="00C8295E">
        <w:rPr>
          <w:rFonts w:ascii="Arial" w:hAnsi="Arial" w:cs="Arial"/>
        </w:rPr>
        <w:br w:type="page"/>
      </w:r>
    </w:p>
    <w:p w14:paraId="7F9F21EF" w14:textId="4E398624" w:rsidR="0060608D" w:rsidRPr="00C8295E" w:rsidRDefault="00000000" w:rsidP="00F37A0A">
      <w:pPr>
        <w:pStyle w:val="Ttulo1"/>
        <w:jc w:val="both"/>
        <w:rPr>
          <w:rFonts w:ascii="Arial" w:hAnsi="Arial" w:cs="Arial"/>
          <w:sz w:val="24"/>
          <w:szCs w:val="24"/>
        </w:rPr>
      </w:pPr>
      <w:commentRangeStart w:id="345"/>
      <w:r w:rsidRPr="00C8295E">
        <w:rPr>
          <w:rFonts w:ascii="Arial" w:hAnsi="Arial" w:cs="Arial"/>
          <w:sz w:val="24"/>
          <w:szCs w:val="24"/>
        </w:rPr>
        <w:lastRenderedPageBreak/>
        <w:t xml:space="preserve">Método </w:t>
      </w:r>
      <w:r w:rsidR="00B17A4E" w:rsidRPr="00C8295E">
        <w:rPr>
          <w:rFonts w:ascii="Arial" w:hAnsi="Arial" w:cs="Arial"/>
          <w:sz w:val="24"/>
          <w:szCs w:val="24"/>
        </w:rPr>
        <w:t>b</w:t>
      </w:r>
      <w:r w:rsidRPr="00C8295E">
        <w:rPr>
          <w:rFonts w:ascii="Arial" w:hAnsi="Arial" w:cs="Arial"/>
          <w:sz w:val="24"/>
          <w:szCs w:val="24"/>
        </w:rPr>
        <w:t>ayesiano variacional e implementación</w:t>
      </w:r>
      <w:commentRangeEnd w:id="345"/>
      <w:r w:rsidR="00382421">
        <w:rPr>
          <w:rStyle w:val="Refdecomentario"/>
          <w:rFonts w:asciiTheme="minorHAnsi" w:eastAsiaTheme="minorEastAsia" w:hAnsiTheme="minorHAnsi" w:cstheme="minorBidi"/>
          <w:color w:val="auto"/>
        </w:rPr>
        <w:commentReference w:id="345"/>
      </w:r>
    </w:p>
    <w:p w14:paraId="16E5D1ED" w14:textId="44D6058D" w:rsidR="0060608D" w:rsidRPr="00C8295E" w:rsidRDefault="00000000" w:rsidP="00F37A0A">
      <w:pPr>
        <w:pStyle w:val="FirstParagraph"/>
        <w:jc w:val="both"/>
        <w:rPr>
          <w:rFonts w:ascii="Arial" w:hAnsi="Arial" w:cs="Arial"/>
        </w:rPr>
      </w:pPr>
      <w:r w:rsidRPr="00C8295E">
        <w:rPr>
          <w:rFonts w:ascii="Arial" w:hAnsi="Arial" w:cs="Arial"/>
        </w:rPr>
        <w:t>Para obtener estimaciones de los parámetros de interés, se empleó el algoritmo inferencia variacional con diferenciación automática</w:t>
      </w:r>
      <w:del w:id="346" w:author="Paulino Perez Rodríguez" w:date="2026-01-30T19:59:00Z" w16du:dateUtc="2026-01-31T01:59:00Z">
        <w:r w:rsidRPr="00C8295E" w:rsidDel="003D7B85">
          <w:rPr>
            <w:rFonts w:ascii="Arial" w:hAnsi="Arial" w:cs="Arial"/>
          </w:rPr>
          <w:delText xml:space="preserve">, </w:delText>
        </w:r>
        <w:r w:rsidRPr="00C8295E" w:rsidDel="003D7B85">
          <w:rPr>
            <w:rFonts w:ascii="Arial" w:hAnsi="Arial" w:cs="Arial"/>
            <w:u w:val="single"/>
          </w:rPr>
          <w:delText>automatic differentiation variational inference</w:delText>
        </w:r>
        <w:r w:rsidRPr="00C8295E" w:rsidDel="003D7B85">
          <w:rPr>
            <w:rFonts w:ascii="Arial" w:hAnsi="Arial" w:cs="Arial"/>
          </w:rPr>
          <w:delText>,</w:delText>
        </w:r>
      </w:del>
      <w:r w:rsidRPr="00C8295E">
        <w:rPr>
          <w:rFonts w:ascii="Arial" w:hAnsi="Arial" w:cs="Arial"/>
        </w:rPr>
        <w:t xml:space="preserve"> (ADVI</w:t>
      </w:r>
      <w:ins w:id="347" w:author="Paulino Perez Rodríguez" w:date="2026-01-30T19:59:00Z" w16du:dateUtc="2026-01-31T01:59:00Z">
        <w:r w:rsidR="003D7B85">
          <w:rPr>
            <w:rFonts w:ascii="Arial" w:hAnsi="Arial" w:cs="Arial"/>
          </w:rPr>
          <w:t xml:space="preserve"> por sus siglas en inglés</w:t>
        </w:r>
      </w:ins>
      <w:r w:rsidRPr="00C8295E">
        <w:rPr>
          <w:rFonts w:ascii="Arial" w:hAnsi="Arial" w:cs="Arial"/>
        </w:rPr>
        <w:t xml:space="preserve">). Este método se considera automático en el sentido de que el usuario sólo debe especificar un modelo y los datos, sin preocuparse por más aspectos inferenciales o de programación. Este se implementa en el lenguaje de programación probabilística </w:t>
      </w:r>
      <w:commentRangeStart w:id="348"/>
      <w:r w:rsidRPr="00C8295E">
        <w:rPr>
          <w:rFonts w:ascii="Arial" w:hAnsi="Arial" w:cs="Arial"/>
        </w:rPr>
        <w:t>Stan</w:t>
      </w:r>
      <w:commentRangeEnd w:id="348"/>
      <w:r w:rsidR="003D7B85">
        <w:rPr>
          <w:rStyle w:val="Refdecomentario"/>
        </w:rPr>
        <w:commentReference w:id="348"/>
      </w:r>
      <w:r w:rsidR="003D7B85">
        <w:rPr>
          <w:rFonts w:ascii="Arial" w:hAnsi="Arial" w:cs="Arial"/>
        </w:rPr>
        <w:t xml:space="preserve"> (</w:t>
      </w:r>
      <w:r w:rsidR="003D7B85" w:rsidRPr="003D7B85">
        <w:rPr>
          <w:rFonts w:ascii="Arial" w:hAnsi="Arial" w:cs="Arial"/>
        </w:rPr>
        <w:t>https://mc-stan.org</w:t>
      </w:r>
      <w:r w:rsidR="003D7B85">
        <w:rPr>
          <w:rFonts w:ascii="Arial" w:hAnsi="Arial" w:cs="Arial"/>
        </w:rPr>
        <w:t>)</w:t>
      </w:r>
      <w:r w:rsidRPr="00C8295E">
        <w:rPr>
          <w:rFonts w:ascii="Arial" w:hAnsi="Arial" w:cs="Arial"/>
        </w:rPr>
        <w:t xml:space="preserve"> a través de la interfaz </w:t>
      </w:r>
      <w:commentRangeStart w:id="349"/>
      <w:proofErr w:type="spellStart"/>
      <w:r w:rsidRPr="00C8295E">
        <w:rPr>
          <w:rFonts w:ascii="Arial" w:hAnsi="Arial" w:cs="Arial"/>
        </w:rPr>
        <w:t>cmdstanr</w:t>
      </w:r>
      <w:commentRangeEnd w:id="349"/>
      <w:proofErr w:type="spellEnd"/>
      <w:r w:rsidR="003D7B85">
        <w:rPr>
          <w:rStyle w:val="Refdecomentario"/>
        </w:rPr>
        <w:commentReference w:id="349"/>
      </w:r>
      <w:r w:rsidRPr="00C8295E">
        <w:rPr>
          <w:rFonts w:ascii="Arial" w:hAnsi="Arial" w:cs="Arial"/>
        </w:rPr>
        <w:t xml:space="preserve"> del </w:t>
      </w:r>
      <w:commentRangeStart w:id="350"/>
      <w:r w:rsidRPr="00C8295E">
        <w:rPr>
          <w:rFonts w:ascii="Arial" w:hAnsi="Arial" w:cs="Arial"/>
        </w:rPr>
        <w:t>lenguaje R</w:t>
      </w:r>
      <w:commentRangeEnd w:id="350"/>
      <w:r w:rsidR="003D7B85">
        <w:rPr>
          <w:rStyle w:val="Refdecomentario"/>
        </w:rPr>
        <w:commentReference w:id="350"/>
      </w:r>
      <w:r w:rsidRPr="00C8295E">
        <w:rPr>
          <w:rFonts w:ascii="Arial" w:hAnsi="Arial" w:cs="Arial"/>
        </w:rPr>
        <w:t xml:space="preserve">. Una característica atractiva de Stan es que permite implementar una </w:t>
      </w:r>
      <w:r w:rsidR="00B17A4E" w:rsidRPr="00C8295E">
        <w:rPr>
          <w:rFonts w:ascii="Arial" w:hAnsi="Arial" w:cs="Arial"/>
        </w:rPr>
        <w:t>amplia</w:t>
      </w:r>
      <w:r w:rsidRPr="00C8295E">
        <w:rPr>
          <w:rFonts w:ascii="Arial" w:hAnsi="Arial" w:cs="Arial"/>
        </w:rPr>
        <w:t xml:space="preserve"> variedad de modelos </w:t>
      </w:r>
      <w:r w:rsidR="00B17A4E" w:rsidRPr="00C8295E">
        <w:rPr>
          <w:rFonts w:ascii="Arial" w:hAnsi="Arial" w:cs="Arial"/>
        </w:rPr>
        <w:t>b</w:t>
      </w:r>
      <w:r w:rsidRPr="00C8295E">
        <w:rPr>
          <w:rFonts w:ascii="Arial" w:hAnsi="Arial" w:cs="Arial"/>
        </w:rPr>
        <w:t>ayesianos de forma sencilla.</w:t>
      </w:r>
    </w:p>
    <w:p w14:paraId="09B32D92" w14:textId="6B4BA2A9" w:rsidR="0060608D" w:rsidRPr="00C8295E" w:rsidRDefault="00000000" w:rsidP="00F37A0A">
      <w:pPr>
        <w:pStyle w:val="Textoindependiente"/>
        <w:jc w:val="both"/>
        <w:rPr>
          <w:rFonts w:ascii="Arial" w:hAnsi="Arial" w:cs="Arial"/>
        </w:rPr>
      </w:pPr>
      <w:r w:rsidRPr="00C8295E">
        <w:rPr>
          <w:rFonts w:ascii="Arial" w:hAnsi="Arial" w:cs="Arial"/>
        </w:rPr>
        <w:t xml:space="preserve">El enfoque </w:t>
      </w:r>
      <w:r w:rsidR="00B17A4E" w:rsidRPr="00C8295E">
        <w:rPr>
          <w:rFonts w:ascii="Arial" w:hAnsi="Arial" w:cs="Arial"/>
        </w:rPr>
        <w:t>b</w:t>
      </w:r>
      <w:r w:rsidRPr="00C8295E">
        <w:rPr>
          <w:rFonts w:ascii="Arial" w:hAnsi="Arial" w:cs="Arial"/>
        </w:rPr>
        <w:t xml:space="preserve">ayesiano Variacional (BV) aproxima alguna densidad objetivo </w:t>
      </w:r>
      <m:oMath>
        <m:r>
          <w:rPr>
            <w:rFonts w:ascii="Cambria Math" w:hAnsi="Cambria Math" w:cs="Arial"/>
          </w:rPr>
          <m:t>p</m:t>
        </m:r>
      </m:oMath>
      <w:r w:rsidRPr="00C8295E">
        <w:rPr>
          <w:rFonts w:ascii="Arial" w:hAnsi="Arial" w:cs="Arial"/>
        </w:rPr>
        <w:t xml:space="preserve">, por ejemplo, la </w:t>
      </w:r>
      <w:r w:rsidRPr="00C8295E">
        <w:rPr>
          <w:rFonts w:ascii="Arial" w:hAnsi="Arial" w:cs="Arial"/>
          <w:u w:val="single"/>
        </w:rPr>
        <w:t>a posteriori</w:t>
      </w:r>
      <w:r w:rsidRPr="00C8295E">
        <w:rPr>
          <w:rFonts w:ascii="Arial" w:hAnsi="Arial" w:cs="Arial"/>
        </w:rPr>
        <w:t xml:space="preserve">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C8295E">
        <w:rPr>
          <w:rFonts w:ascii="Arial" w:hAnsi="Arial" w:cs="Arial"/>
        </w:rPr>
        <w:t xml:space="preserve">, mediante una densidad de probabilidad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C8295E">
        <w:rPr>
          <w:rFonts w:ascii="Arial" w:hAnsi="Arial" w:cs="Arial"/>
        </w:rPr>
        <w:t xml:space="preserve"> que pertenece a la familia de distribuciones manejable </w:t>
      </w:r>
      <m:oMath>
        <m:r>
          <m:rPr>
            <m:scr m:val="script"/>
            <m:sty m:val="p"/>
          </m:rPr>
          <w:rPr>
            <w:rFonts w:ascii="Cambria Math" w:hAnsi="Cambria Math" w:cs="Arial"/>
          </w:rPr>
          <m:t>Q</m:t>
        </m:r>
      </m:oMath>
      <w:r w:rsidRPr="00C8295E">
        <w:rPr>
          <w:rFonts w:ascii="Arial" w:hAnsi="Arial" w:cs="Arial"/>
        </w:rPr>
        <w:t xml:space="preserve">. La mejor aproximación </w:t>
      </w:r>
      <w:r w:rsidR="002E20F9" w:rsidRPr="00C8295E">
        <w:rPr>
          <w:rFonts w:ascii="Arial" w:hAnsi="Arial" w:cs="Arial"/>
        </w:rPr>
        <w:t>b</w:t>
      </w:r>
      <w:r w:rsidRPr="00C8295E">
        <w:rPr>
          <w:rFonts w:ascii="Arial" w:hAnsi="Arial" w:cs="Arial"/>
        </w:rPr>
        <w:t xml:space="preserve">ayesiana variacional </w:t>
      </w:r>
      <m:oMath>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r>
          <m:rPr>
            <m:scr m:val="script"/>
            <m:sty m:val="p"/>
          </m:rPr>
          <w:rPr>
            <w:rFonts w:ascii="Cambria Math" w:hAnsi="Cambria Math" w:cs="Arial"/>
          </w:rPr>
          <m:t>∈Q</m:t>
        </m:r>
      </m:oMath>
      <w:r w:rsidRPr="00C8295E">
        <w:rPr>
          <w:rFonts w:ascii="Arial" w:hAnsi="Arial" w:cs="Arial"/>
        </w:rPr>
        <w:t xml:space="preserve">, se encuentra minimizando la divergencia Kullback-Leibler (KL) de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C8295E">
        <w:rPr>
          <w:rFonts w:ascii="Arial" w:hAnsi="Arial" w:cs="Arial"/>
        </w:rPr>
        <w:t xml:space="preserve"> a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w:rPr>
            <w:rFonts w:ascii="Cambria Math" w:hAnsi="Cambria Math" w:cs="Arial"/>
          </w:rPr>
          <m:t> </m:t>
        </m:r>
        <m:r>
          <m:rPr>
            <m:sty m:val="p"/>
          </m:rPr>
          <w:rPr>
            <w:rFonts w:ascii="Cambria Math" w:hAnsi="Cambria Math" w:cs="Arial"/>
          </w:rPr>
          <m:t>|</m:t>
        </m:r>
        <m:r>
          <w:rPr>
            <w:rFonts w:ascii="Cambria Math" w:hAnsi="Cambria Math" w:cs="Arial"/>
          </w:rPr>
          <m:t> </m:t>
        </m:r>
        <m:r>
          <m:rPr>
            <m:sty m:val="b"/>
          </m:rPr>
          <w:rPr>
            <w:rFonts w:ascii="Cambria Math" w:hAnsi="Cambria Math" w:cs="Arial"/>
          </w:rPr>
          <m:t>y</m:t>
        </m:r>
        <m:r>
          <m:rPr>
            <m:sty m:val="p"/>
          </m:rPr>
          <w:rPr>
            <w:rFonts w:ascii="Cambria Math" w:hAnsi="Cambria Math" w:cs="Arial"/>
          </w:rPr>
          <m:t>)</m:t>
        </m:r>
      </m:oMath>
      <w:r w:rsidRPr="00C8295E">
        <w:rPr>
          <w:rFonts w:ascii="Arial" w:hAnsi="Arial" w:cs="Arial"/>
        </w:rPr>
        <w:t>. Simbólicamente</w:t>
      </w:r>
    </w:p>
    <w:commentRangeStart w:id="351"/>
    <w:p w14:paraId="39E7DD8E" w14:textId="7C03BB91" w:rsidR="0060608D" w:rsidRPr="00C8295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10</m:t>
                  </m:r>
                </m:e>
              </m:d>
              <m:ctrlPr>
                <w:rPr>
                  <w:rFonts w:ascii="Cambria Math" w:hAnsi="Cambria Math" w:cs="Arial"/>
                  <w:i/>
                </w:rPr>
              </m:ctrlPr>
            </m:e>
          </m:eqArr>
          <w:commentRangeEnd w:id="351"/>
          <m:r>
            <m:rPr>
              <m:sty m:val="p"/>
            </m:rPr>
            <w:rPr>
              <w:rStyle w:val="Refdecomentario"/>
            </w:rPr>
            <w:commentReference w:id="351"/>
          </m:r>
        </m:oMath>
      </m:oMathPara>
    </w:p>
    <w:p w14:paraId="0F2B6E2D" w14:textId="77777777" w:rsidR="0060608D" w:rsidRPr="00C8295E" w:rsidRDefault="00000000" w:rsidP="00F37A0A">
      <w:pPr>
        <w:pStyle w:val="FirstParagraph"/>
        <w:jc w:val="both"/>
        <w:rPr>
          <w:rFonts w:ascii="Arial" w:hAnsi="Arial" w:cs="Arial"/>
        </w:rPr>
      </w:pPr>
      <w:r w:rsidRPr="00C8295E">
        <w:rPr>
          <w:rFonts w:ascii="Arial" w:hAnsi="Arial" w:cs="Arial"/>
        </w:rPr>
        <w:t xml:space="preserve">Esta divergencia es una medida de teoría de la información sobre la proximidad entre dos densidades: para </w:t>
      </w:r>
      <m:oMath>
        <m:r>
          <w:rPr>
            <w:rFonts w:ascii="Cambria Math" w:hAnsi="Cambria Math" w:cs="Arial"/>
          </w:rPr>
          <m:t>q</m:t>
        </m:r>
      </m:oMath>
      <w:r w:rsidRPr="00C8295E">
        <w:rPr>
          <w:rFonts w:ascii="Arial" w:hAnsi="Arial" w:cs="Arial"/>
        </w:rPr>
        <w:t xml:space="preserve"> y </w:t>
      </w:r>
      <m:oMath>
        <m:r>
          <w:rPr>
            <w:rFonts w:ascii="Cambria Math" w:hAnsi="Cambria Math" w:cs="Arial"/>
          </w:rPr>
          <m:t>p</m:t>
        </m:r>
      </m:oMath>
      <w:r w:rsidRPr="00C8295E">
        <w:rPr>
          <w:rFonts w:ascii="Arial" w:hAnsi="Arial" w:cs="Arial"/>
        </w:rPr>
        <w:t xml:space="preserve"> esta se define como</w:t>
      </w:r>
    </w:p>
    <w:p w14:paraId="102E62CE" w14:textId="5669D010" w:rsidR="0060608D" w:rsidRPr="00C8295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i/>
                </w:rPr>
              </m:ctrlPr>
            </m:eqArrPr>
            <m:e>
              <m:m>
                <m:mPr>
                  <m:plcHide m:val="1"/>
                  <m:mcs>
                    <m:mc>
                      <m:mcPr>
                        <m:count m:val="1"/>
                        <m:mcJc m:val="right"/>
                      </m:mcPr>
                    </m:mc>
                  </m:mcs>
                  <m:ctrlPr>
                    <w:rPr>
                      <w:rFonts w:ascii="Cambria Math" w:hAnsi="Cambria Math" w:cs="Arial"/>
                    </w:rPr>
                  </m:ctrlPr>
                </m:mPr>
                <m:mr>
                  <m:e>
                    <m:eqArr>
                      <m:eqArrPr>
                        <m:ctrlPr>
                          <w:rPr>
                            <w:rFonts w:ascii="Cambria Math" w:hAnsi="Cambria Math" w:cs="Arial"/>
                          </w:rPr>
                        </m:ctrlPr>
                      </m:eqArrPr>
                      <m:e>
                        <m:r>
                          <m:rPr>
                            <m:sty m:val="p"/>
                          </m:rPr>
                          <w:rPr>
                            <w:rFonts w:ascii="Cambria Math" w:hAnsi="Cambria Math" w:cs="Arial"/>
                          </w:rPr>
                          <m:t>KL</m:t>
                        </m:r>
                        <m:d>
                          <m:dPr>
                            <m:ctrlPr>
                              <w:rPr>
                                <w:rFonts w:ascii="Cambria Math" w:hAnsi="Cambria Math" w:cs="Arial"/>
                              </w:rPr>
                            </m:ctrlPr>
                          </m:dPr>
                          <m:e>
                            <m:r>
                              <w:rPr>
                                <w:rFonts w:ascii="Cambria Math" w:hAnsi="Cambria Math" w:cs="Arial"/>
                              </w:rPr>
                              <m:t>q </m:t>
                            </m:r>
                            <m:r>
                              <m:rPr>
                                <m:sty m:val="p"/>
                              </m:rPr>
                              <w:rPr>
                                <w:rFonts w:ascii="Cambria Math" w:hAnsi="Cambria Math" w:cs="Arial"/>
                              </w:rPr>
                              <m:t>‖</m:t>
                            </m:r>
                            <m:r>
                              <w:rPr>
                                <w:rFonts w:ascii="Cambria Math" w:hAnsi="Cambria Math" w:cs="Arial"/>
                              </w:rPr>
                              <m:t> p</m:t>
                            </m:r>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q</m:t>
                            </m:r>
                            <m:d>
                              <m:dPr>
                                <m:ctrlPr>
                                  <w:rPr>
                                    <w:rFonts w:ascii="Cambria Math" w:hAnsi="Cambria Math" w:cs="Arial"/>
                                  </w:rPr>
                                </m:ctrlPr>
                              </m:dPr>
                              <m:e>
                                <m:r>
                                  <m:rPr>
                                    <m:sty m:val="bi"/>
                                  </m:rPr>
                                  <w:rPr>
                                    <w:rFonts w:ascii="Cambria Math" w:hAnsi="Cambria Math" w:cs="Arial"/>
                                  </w:rPr>
                                  <m:t>θ</m:t>
                                </m:r>
                              </m:e>
                            </m:d>
                            <m:ctrlPr>
                              <w:rPr>
                                <w:rFonts w:ascii="Cambria Math" w:hAnsi="Cambria Math" w:cs="Arial"/>
                                <w:i/>
                              </w:rPr>
                            </m:ctrlPr>
                          </m:e>
                        </m:nary>
                        <m:r>
                          <m:rPr>
                            <m:sty m:val="p"/>
                          </m:rPr>
                          <w:rPr>
                            <w:rFonts w:ascii="Cambria Math" w:hAnsi="Cambria Math" w:cs="Arial"/>
                          </w:rPr>
                          <m:t>⋅log</m:t>
                        </m:r>
                        <m:f>
                          <m:fPr>
                            <m:ctrlPr>
                              <w:rPr>
                                <w:rFonts w:ascii="Cambria Math" w:hAnsi="Cambria Math" w:cs="Arial"/>
                              </w:rPr>
                            </m:ctrlPr>
                          </m:fPr>
                          <m:num>
                            <m:r>
                              <w:rPr>
                                <w:rFonts w:ascii="Cambria Math" w:hAnsi="Cambria Math" w:cs="Arial"/>
                              </w:rPr>
                              <m:t>q</m:t>
                            </m:r>
                            <m:d>
                              <m:dPr>
                                <m:ctrlPr>
                                  <w:rPr>
                                    <w:rFonts w:ascii="Cambria Math" w:hAnsi="Cambria Math" w:cs="Arial"/>
                                  </w:rPr>
                                </m:ctrlPr>
                              </m:dPr>
                              <m:e>
                                <m:r>
                                  <m:rPr>
                                    <m:sty m:val="bi"/>
                                  </m:rPr>
                                  <w:rPr>
                                    <w:rFonts w:ascii="Cambria Math" w:hAnsi="Cambria Math" w:cs="Arial"/>
                                  </w:rPr>
                                  <m:t>θ</m:t>
                                </m:r>
                              </m:e>
                            </m:d>
                          </m:num>
                          <m:den>
                            <m:r>
                              <w:rPr>
                                <w:rFonts w:ascii="Cambria Math" w:hAnsi="Cambria Math" w:cs="Arial"/>
                              </w:rPr>
                              <m:t>p</m:t>
                            </m:r>
                            <m:d>
                              <m:dPr>
                                <m:ctrlPr>
                                  <w:rPr>
                                    <w:rFonts w:ascii="Cambria Math" w:hAnsi="Cambria Math" w:cs="Arial"/>
                                  </w:rPr>
                                </m:ctrlPr>
                              </m:dPr>
                              <m:e>
                                <m:r>
                                  <m:rPr>
                                    <m:sty m:val="bi"/>
                                  </m:rPr>
                                  <w:rPr>
                                    <w:rFonts w:ascii="Cambria Math" w:hAnsi="Cambria Math" w:cs="Arial"/>
                                  </w:rPr>
                                  <m:t>θ</m:t>
                                </m:r>
                              </m:e>
                            </m:d>
                          </m:den>
                        </m:f>
                        <m:r>
                          <w:rPr>
                            <w:rFonts w:ascii="Cambria Math" w:hAnsi="Cambria Math" w:cs="Arial"/>
                          </w:rPr>
                          <m:t> d</m:t>
                        </m:r>
                        <m:r>
                          <m:rPr>
                            <m:sty m:val="bi"/>
                          </m:rPr>
                          <w:rPr>
                            <w:rFonts w:ascii="Cambria Math" w:hAnsi="Cambria Math" w:cs="Arial"/>
                          </w:rPr>
                          <m:t>θ</m:t>
                        </m:r>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q</m:t>
                            </m:r>
                            <m:d>
                              <m:dPr>
                                <m:ctrlPr>
                                  <w:rPr>
                                    <w:rFonts w:ascii="Cambria Math" w:hAnsi="Cambria Math" w:cs="Arial"/>
                                  </w:rPr>
                                </m:ctrlPr>
                              </m:dPr>
                              <m:e>
                                <m:r>
                                  <m:rPr>
                                    <m:sty m:val="bi"/>
                                  </m:rPr>
                                  <w:rPr>
                                    <w:rFonts w:ascii="Cambria Math" w:hAnsi="Cambria Math" w:cs="Arial"/>
                                  </w:rPr>
                                  <m:t>θ</m:t>
                                </m:r>
                              </m:e>
                            </m:d>
                          </m:e>
                        </m:d>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p</m:t>
                            </m:r>
                            <m:d>
                              <m:dPr>
                                <m:ctrlPr>
                                  <w:rPr>
                                    <w:rFonts w:ascii="Cambria Math" w:hAnsi="Cambria Math" w:cs="Arial"/>
                                  </w:rPr>
                                </m:ctrlPr>
                              </m:dPr>
                              <m:e>
                                <m:r>
                                  <m:rPr>
                                    <m:sty m:val="bi"/>
                                  </m:rPr>
                                  <w:rPr>
                                    <w:rFonts w:ascii="Cambria Math" w:hAnsi="Cambria Math" w:cs="Arial"/>
                                  </w:rPr>
                                  <m:t>θ</m:t>
                                </m:r>
                              </m:e>
                            </m:d>
                          </m:e>
                        </m:d>
                        <m:r>
                          <m:rPr>
                            <m:sty m:val="p"/>
                          </m:rPr>
                          <w:rPr>
                            <w:rFonts w:ascii="Cambria Math" w:hAnsi="Cambria Math" w:cs="Arial"/>
                          </w:rPr>
                          <m:t>,</m:t>
                        </m:r>
                      </m:e>
                    </m:eqArr>
                  </m:e>
                </m:mr>
              </m:m>
              <m:r>
                <w:rPr>
                  <w:rFonts w:ascii="Cambria Math" w:hAnsi="Cambria Math" w:cs="Arial"/>
                </w:rPr>
                <m:t>#</m:t>
              </m:r>
              <m:d>
                <m:dPr>
                  <m:ctrlPr>
                    <w:rPr>
                      <w:rFonts w:ascii="Cambria Math" w:hAnsi="Cambria Math" w:cs="Arial"/>
                      <w:i/>
                    </w:rPr>
                  </m:ctrlPr>
                </m:dPr>
                <m:e>
                  <m:r>
                    <w:rPr>
                      <w:rFonts w:ascii="Cambria Math" w:hAnsi="Cambria Math" w:cs="Arial"/>
                    </w:rPr>
                    <m:t>11</m:t>
                  </m:r>
                </m:e>
              </m:d>
            </m:e>
          </m:eqArr>
        </m:oMath>
      </m:oMathPara>
    </w:p>
    <w:p w14:paraId="5E9143FD" w14:textId="1D5219EA" w:rsidR="0060608D" w:rsidRPr="00C8295E" w:rsidRDefault="00000000" w:rsidP="00F37A0A">
      <w:pPr>
        <w:pStyle w:val="FirstParagraph"/>
        <w:jc w:val="both"/>
        <w:rPr>
          <w:rFonts w:ascii="Arial" w:hAnsi="Arial" w:cs="Arial"/>
        </w:rPr>
      </w:pPr>
      <w:r w:rsidRPr="00C8295E">
        <w:rPr>
          <w:rFonts w:ascii="Arial" w:hAnsi="Arial" w:cs="Arial"/>
        </w:rPr>
        <w:t xml:space="preserve">donde el valor esperado se toma con respecto a </w:t>
      </w:r>
      <m:oMath>
        <m:r>
          <w:rPr>
            <w:rFonts w:ascii="Cambria Math" w:hAnsi="Cambria Math" w:cs="Arial"/>
          </w:rPr>
          <m:t>q</m:t>
        </m:r>
        <m:r>
          <m:rPr>
            <m:sty m:val="p"/>
          </m:rPr>
          <w:rPr>
            <w:rFonts w:ascii="Cambria Math" w:hAnsi="Cambria Math" w:cs="Arial"/>
          </w:rPr>
          <m:t>(</m:t>
        </m:r>
        <m:r>
          <m:rPr>
            <m:sty m:val="bi"/>
          </m:rPr>
          <w:rPr>
            <w:rFonts w:ascii="Cambria Math" w:hAnsi="Cambria Math" w:cs="Arial"/>
          </w:rPr>
          <m:t>θ</m:t>
        </m:r>
        <m:r>
          <m:rPr>
            <m:sty m:val="p"/>
          </m:rPr>
          <w:rPr>
            <w:rFonts w:ascii="Cambria Math" w:hAnsi="Cambria Math" w:cs="Arial"/>
          </w:rPr>
          <m:t>)</m:t>
        </m:r>
      </m:oMath>
      <w:r w:rsidRPr="00C8295E">
        <w:rPr>
          <w:rFonts w:ascii="Arial" w:hAnsi="Arial" w:cs="Arial"/>
        </w:rPr>
        <w:t xml:space="preserve">. Esta medida es asimétrica, no negativa y se minimiza cuando </w:t>
      </w:r>
      <m:oMath>
        <m:r>
          <w:rPr>
            <w:rFonts w:ascii="Cambria Math" w:hAnsi="Cambria Math" w:cs="Arial"/>
          </w:rPr>
          <m:t>q</m:t>
        </m:r>
        <m:r>
          <m:rPr>
            <m:sty m:val="p"/>
          </m:rPr>
          <w:rPr>
            <w:rFonts w:ascii="Cambria Math" w:hAnsi="Cambria Math" w:cs="Arial"/>
          </w:rPr>
          <m:t>=</m:t>
        </m:r>
        <m:r>
          <w:rPr>
            <w:rFonts w:ascii="Cambria Math" w:hAnsi="Cambria Math" w:cs="Arial"/>
          </w:rPr>
          <m:t>p</m:t>
        </m:r>
      </m:oMath>
      <w:r w:rsidRPr="00C8295E">
        <w:rPr>
          <w:rFonts w:ascii="Arial" w:hAnsi="Arial" w:cs="Arial"/>
        </w:rPr>
        <w:t xml:space="preserve">. En general, la divergencia KL entre la aproximación propuesta y la verdadera </w:t>
      </w:r>
      <w:r w:rsidRPr="00C8295E">
        <w:rPr>
          <w:rFonts w:ascii="Arial" w:hAnsi="Arial" w:cs="Arial"/>
          <w:u w:val="single"/>
        </w:rPr>
        <w:t>a posteriori</w:t>
      </w:r>
      <w:r w:rsidRPr="00C8295E">
        <w:rPr>
          <w:rFonts w:ascii="Arial" w:hAnsi="Arial" w:cs="Arial"/>
        </w:rPr>
        <w:t xml:space="preserve"> es intratable, ya implica conocer la forma analítica o cerrada de la distribución </w:t>
      </w:r>
      <w:r w:rsidRPr="00C8295E">
        <w:rPr>
          <w:rFonts w:ascii="Arial" w:hAnsi="Arial" w:cs="Arial"/>
          <w:u w:val="single"/>
        </w:rPr>
        <w:t>a posteriori</w:t>
      </w:r>
      <w:r w:rsidRPr="00C8295E">
        <w:rPr>
          <w:rFonts w:ascii="Arial" w:hAnsi="Arial" w:cs="Arial"/>
        </w:rPr>
        <w:t xml:space="preserve"> y concretamente la evidencia del modelo </w:t>
      </w:r>
      <m:oMath>
        <m:r>
          <w:rPr>
            <w:rFonts w:ascii="Cambria Math" w:hAnsi="Cambria Math" w:cs="Arial"/>
          </w:rPr>
          <m:t>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C8295E">
        <w:rPr>
          <w:rFonts w:ascii="Arial" w:hAnsi="Arial" w:cs="Arial"/>
        </w:rPr>
        <w:t>. Por tal motivo, en la práctica se minimiza una función que es proporcional a la divergencia KL salvo por esta constante: el límite inferior de la evidencia</w:t>
      </w:r>
      <w:ins w:id="352" w:author="Paulino Perez Rodríguez" w:date="2026-01-30T20:03:00Z" w16du:dateUtc="2026-01-31T02:03:00Z">
        <w:r w:rsidR="001C22F8">
          <w:rPr>
            <w:rFonts w:ascii="Arial" w:hAnsi="Arial" w:cs="Arial"/>
          </w:rPr>
          <w:t xml:space="preserve"> </w:t>
        </w:r>
      </w:ins>
      <w:del w:id="353" w:author="Paulino Perez Rodríguez" w:date="2026-01-30T20:03:00Z" w16du:dateUtc="2026-01-31T02:03:00Z">
        <w:r w:rsidRPr="00C8295E" w:rsidDel="001C22F8">
          <w:rPr>
            <w:rFonts w:ascii="Arial" w:hAnsi="Arial" w:cs="Arial"/>
          </w:rPr>
          <w:delText xml:space="preserve">, </w:delText>
        </w:r>
        <w:r w:rsidRPr="00C8295E" w:rsidDel="001C22F8">
          <w:rPr>
            <w:rFonts w:ascii="Arial" w:hAnsi="Arial" w:cs="Arial"/>
            <w:u w:val="single"/>
          </w:rPr>
          <w:delText>evidence lower bound</w:delText>
        </w:r>
        <w:r w:rsidRPr="00C8295E" w:rsidDel="001C22F8">
          <w:rPr>
            <w:rFonts w:ascii="Arial" w:hAnsi="Arial" w:cs="Arial"/>
          </w:rPr>
          <w:delText xml:space="preserve"> </w:delText>
        </w:r>
      </w:del>
      <w:r w:rsidRPr="00C8295E">
        <w:rPr>
          <w:rFonts w:ascii="Arial" w:hAnsi="Arial" w:cs="Arial"/>
        </w:rPr>
        <w:t>(ELBO</w:t>
      </w:r>
      <w:ins w:id="354" w:author="Paulino Perez Rodríguez" w:date="2026-01-30T20:03:00Z" w16du:dateUtc="2026-01-31T02:03:00Z">
        <w:r w:rsidR="001C22F8">
          <w:rPr>
            <w:rFonts w:ascii="Arial" w:hAnsi="Arial" w:cs="Arial"/>
          </w:rPr>
          <w:t xml:space="preserve"> por sus siglas en inglés</w:t>
        </w:r>
      </w:ins>
      <w:r w:rsidRPr="00C8295E">
        <w:rPr>
          <w:rFonts w:ascii="Arial" w:hAnsi="Arial" w:cs="Arial"/>
        </w:rPr>
        <w:t>). Así, el nuevo objetivo variacional es</w:t>
      </w:r>
    </w:p>
    <w:p w14:paraId="05EA21DF" w14:textId="1C665707" w:rsidR="0060608D" w:rsidRPr="00C8295E" w:rsidRDefault="00000000"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e>
              </m:d>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12</m:t>
                  </m:r>
                </m:e>
              </m:d>
              <m:ctrlPr>
                <w:rPr>
                  <w:rFonts w:ascii="Cambria Math" w:hAnsi="Cambria Math" w:cs="Arial"/>
                  <w:i/>
                </w:rPr>
              </m:ctrlPr>
            </m:e>
          </m:eqArr>
        </m:oMath>
      </m:oMathPara>
    </w:p>
    <w:p w14:paraId="02221D24" w14:textId="18B0C3C8" w:rsidR="0060608D" w:rsidRPr="00C8295E" w:rsidRDefault="00000000" w:rsidP="00F37A0A">
      <w:pPr>
        <w:pStyle w:val="FirstParagraph"/>
        <w:jc w:val="both"/>
        <w:rPr>
          <w:rFonts w:ascii="Arial" w:hAnsi="Arial" w:cs="Arial"/>
        </w:rPr>
      </w:pPr>
      <w:r w:rsidRPr="00C8295E">
        <w:rPr>
          <w:rFonts w:ascii="Arial" w:hAnsi="Arial" w:cs="Arial"/>
        </w:rPr>
        <w:t xml:space="preserve">El tipo de restricción impuesta sobre la familia variacional </w:t>
      </w:r>
      <m:oMath>
        <m:r>
          <m:rPr>
            <m:scr m:val="script"/>
            <m:sty m:val="p"/>
          </m:rPr>
          <w:rPr>
            <w:rFonts w:ascii="Cambria Math" w:hAnsi="Cambria Math" w:cs="Arial"/>
          </w:rPr>
          <m:t>Q</m:t>
        </m:r>
      </m:oMath>
      <w:r w:rsidRPr="00C8295E">
        <w:rPr>
          <w:rFonts w:ascii="Arial" w:hAnsi="Arial" w:cs="Arial"/>
        </w:rPr>
        <w:t xml:space="preserve"> determina el tipo y la calidad de la aproxi</w:t>
      </w:r>
      <w:r w:rsidR="00C2248D" w:rsidRPr="00C8295E">
        <w:rPr>
          <w:rFonts w:ascii="Arial" w:hAnsi="Arial" w:cs="Arial"/>
        </w:rPr>
        <w:t>m</w:t>
      </w:r>
      <w:r w:rsidRPr="00C8295E">
        <w:rPr>
          <w:rFonts w:ascii="Arial" w:hAnsi="Arial" w:cs="Arial"/>
        </w:rPr>
        <w:t xml:space="preserve">ación. A diferencia de las técnicas MCMC, el resultado de este método variacional no son muestras aleatorias de la densidad objetivo, sino la combinación de parámetros variacionales óptimos que minimizan la divergencia </w:t>
      </w:r>
      <w:proofErr w:type="spellStart"/>
      <w:r w:rsidRPr="00C8295E">
        <w:rPr>
          <w:rFonts w:ascii="Arial" w:hAnsi="Arial" w:cs="Arial"/>
        </w:rPr>
        <w:t>Kullback-Leibler</w:t>
      </w:r>
      <w:proofErr w:type="spellEnd"/>
      <w:r w:rsidRPr="00C8295E">
        <w:rPr>
          <w:rFonts w:ascii="Arial" w:hAnsi="Arial" w:cs="Arial"/>
        </w:rPr>
        <w:t xml:space="preserve"> (KL) entre la aproximación y la verdadera </w:t>
      </w:r>
      <w:r w:rsidRPr="00C8295E">
        <w:rPr>
          <w:rFonts w:ascii="Arial" w:hAnsi="Arial" w:cs="Arial"/>
          <w:u w:val="single"/>
        </w:rPr>
        <w:t>a posteriori</w:t>
      </w:r>
      <w:r w:rsidRPr="00C8295E">
        <w:rPr>
          <w:rFonts w:ascii="Arial" w:hAnsi="Arial" w:cs="Arial"/>
        </w:rPr>
        <w:t>.</w:t>
      </w:r>
    </w:p>
    <w:p w14:paraId="29546627" w14:textId="62A414FE" w:rsidR="00083D18" w:rsidRPr="00C8295E" w:rsidRDefault="00000000" w:rsidP="00083D18">
      <w:pPr>
        <w:jc w:val="both"/>
        <w:rPr>
          <w:rFonts w:ascii="Arial" w:hAnsi="Arial" w:cs="Arial"/>
        </w:rPr>
      </w:pPr>
      <w:r w:rsidRPr="00C8295E">
        <w:rPr>
          <w:rFonts w:ascii="Arial" w:hAnsi="Arial" w:cs="Arial"/>
        </w:rPr>
        <w:t xml:space="preserve">El código fuente de R, Stan y el conjunto de datos empleado, están disponibles a través del siguiente repositorio de </w:t>
      </w:r>
      <w:r w:rsidRPr="00C8295E">
        <w:rPr>
          <w:rFonts w:ascii="Arial" w:hAnsi="Arial" w:cs="Arial"/>
          <w:u w:val="single"/>
        </w:rPr>
        <w:t>GitHub</w:t>
      </w:r>
    </w:p>
    <w:p w14:paraId="61001F27" w14:textId="407CD0CD" w:rsidR="00083D18" w:rsidRPr="00C8295E" w:rsidRDefault="00083D18" w:rsidP="00083D18">
      <w:pPr>
        <w:numPr>
          <w:ilvl w:val="0"/>
          <w:numId w:val="7"/>
        </w:numPr>
        <w:jc w:val="both"/>
        <w:rPr>
          <w:rFonts w:ascii="Arial" w:hAnsi="Arial" w:cs="Arial"/>
        </w:rPr>
      </w:pPr>
      <w:hyperlink r:id="rId29">
        <w:r w:rsidRPr="00C8295E">
          <w:rPr>
            <w:rStyle w:val="VerbatimChar"/>
            <w:rFonts w:ascii="Arial" w:hAnsi="Arial" w:cs="Arial"/>
            <w:sz w:val="24"/>
          </w:rPr>
          <w:t>https://github.com/Demian-33/Articulo_log_ictpc_cdmx</w:t>
        </w:r>
      </w:hyperlink>
      <w:bookmarkEnd w:id="344"/>
    </w:p>
    <w:sectPr w:rsidR="00083D18" w:rsidRPr="00C8295E" w:rsidSect="00D7047F">
      <w:footnotePr>
        <w:numRestart w:val="eachSect"/>
      </w:footnotePr>
      <w:pgSz w:w="12240" w:h="15840"/>
      <w:pgMar w:top="1247" w:right="1247" w:bottom="1247" w:left="124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aulino Perez Rodríguez" w:date="2026-01-30T10:30:00Z" w:initials="PPR">
    <w:p w14:paraId="54E5E959" w14:textId="77777777" w:rsidR="0053624E" w:rsidRDefault="0053624E" w:rsidP="0053624E">
      <w:r>
        <w:rPr>
          <w:rStyle w:val="Refdecomentario"/>
        </w:rPr>
        <w:annotationRef/>
      </w:r>
      <w:r>
        <w:rPr>
          <w:sz w:val="20"/>
          <w:szCs w:val="20"/>
        </w:rPr>
        <w:t>Agregar cita</w:t>
      </w:r>
    </w:p>
  </w:comment>
  <w:comment w:id="7" w:author="Paulino Perez Rodríguez" w:date="2026-01-30T11:50:00Z" w:initials="PPR">
    <w:p w14:paraId="7BB6F54C" w14:textId="77777777" w:rsidR="00CF7957" w:rsidRDefault="00CF7957" w:rsidP="00CF7957">
      <w:r>
        <w:rPr>
          <w:rStyle w:val="Refdecomentario"/>
        </w:rPr>
        <w:annotationRef/>
      </w:r>
      <w:r>
        <w:rPr>
          <w:sz w:val="20"/>
          <w:szCs w:val="20"/>
        </w:rPr>
        <w:t>¿No lleva numeración o mayúsculas para diferencias secciones y subsecciones?</w:t>
      </w:r>
    </w:p>
  </w:comment>
  <w:comment w:id="14" w:author="Paulino Perez Rodríguez" w:date="2026-01-30T16:03:00Z" w:initials="PPR">
    <w:p w14:paraId="78E036EE" w14:textId="77777777" w:rsidR="00165AEC" w:rsidRDefault="00165AEC" w:rsidP="00165AEC">
      <w:r>
        <w:rPr>
          <w:rStyle w:val="Refdecomentario"/>
        </w:rPr>
        <w:annotationRef/>
      </w:r>
      <w:r>
        <w:rPr>
          <w:sz w:val="20"/>
          <w:szCs w:val="20"/>
        </w:rPr>
        <w:t>Sugiero que en lugar de X se deje Y, ya que posteriormente se utiliza x para covariables, aunque no es estrictamente necesario.</w:t>
      </w:r>
    </w:p>
  </w:comment>
  <w:comment w:id="38" w:author="Paulino Perez Rodríguez" w:date="2026-01-30T12:01:00Z" w:initials="PPR">
    <w:p w14:paraId="05974DEF" w14:textId="54BC318D" w:rsidR="001D23E7" w:rsidRDefault="007950E5" w:rsidP="001D23E7">
      <w:r>
        <w:rPr>
          <w:rStyle w:val="Refdecomentario"/>
        </w:rPr>
        <w:annotationRef/>
      </w:r>
      <w:r w:rsidR="001D23E7">
        <w:rPr>
          <w:sz w:val="20"/>
          <w:szCs w:val="20"/>
        </w:rPr>
        <w:t>¿Por qué dice log normal asimétrica si todavía no se ha introducido?. Falta indicar el valor del resto de los parámetros. Agregar una letra, ejemplo "a" y "b" en el panel de la izquierda y derecha y describir en la leyenda. Tambien la leyenda quedó muy chica, no se alcanza a leer bien.</w:t>
      </w:r>
    </w:p>
    <w:p w14:paraId="18956B78" w14:textId="77777777" w:rsidR="001D23E7" w:rsidRDefault="001D23E7" w:rsidP="001D23E7"/>
    <w:p w14:paraId="182D9DEC" w14:textId="77777777" w:rsidR="001D23E7" w:rsidRDefault="001D23E7" w:rsidP="001D23E7">
      <w:r>
        <w:rPr>
          <w:sz w:val="20"/>
          <w:szCs w:val="20"/>
        </w:rPr>
        <w:t>Tampoco veo la referencia a la Figura en el texto.</w:t>
      </w:r>
    </w:p>
  </w:comment>
  <w:comment w:id="46" w:author="Paulino Perez Rodríguez" w:date="2026-01-30T12:04:00Z" w:initials="PPR">
    <w:p w14:paraId="45BC8DA3" w14:textId="78B2555A" w:rsidR="007950E5" w:rsidRDefault="007950E5" w:rsidP="007950E5">
      <w:r>
        <w:rPr>
          <w:rStyle w:val="Refdecomentario"/>
        </w:rPr>
        <w:annotationRef/>
      </w:r>
      <w:r>
        <w:rPr>
          <w:sz w:val="20"/>
          <w:szCs w:val="20"/>
        </w:rPr>
        <w:t>¿A que se refiere?, ¿más compleja?</w:t>
      </w:r>
    </w:p>
  </w:comment>
  <w:comment w:id="64" w:author="Paulino Perez Rodríguez" w:date="2026-01-30T12:55:00Z" w:initials="PPR">
    <w:p w14:paraId="7637FA07" w14:textId="77777777" w:rsidR="00A66BBE" w:rsidRDefault="00A66BBE" w:rsidP="00A66BBE">
      <w:r>
        <w:rPr>
          <w:rStyle w:val="Refdecomentario"/>
        </w:rPr>
        <w:annotationRef/>
      </w:r>
      <w:r>
        <w:rPr>
          <w:sz w:val="20"/>
          <w:szCs w:val="20"/>
        </w:rPr>
        <w:t>Uniformizar, ¿abreviaturas en inglés o español?</w:t>
      </w:r>
    </w:p>
  </w:comment>
  <w:comment w:id="84" w:author="Paulino Perez Rodríguez" w:date="2026-01-30T13:08:00Z" w:initials="PPR">
    <w:p w14:paraId="40CA0234" w14:textId="77777777" w:rsidR="001D23E7" w:rsidRDefault="001D23E7" w:rsidP="001D23E7">
      <w:r>
        <w:rPr>
          <w:rStyle w:val="Refdecomentario"/>
        </w:rPr>
        <w:annotationRef/>
      </w:r>
      <w:r>
        <w:rPr>
          <w:sz w:val="20"/>
          <w:szCs w:val="20"/>
        </w:rPr>
        <w:t>Este texto está como desconectado. Se debe introducir primero la variable log-normal asimétrica. Algo así que dado que el ingreso es una variable estrictamente positiva es usual modelarla usando variables aleatorias con el mismo soporte tales como...</w:t>
      </w:r>
    </w:p>
  </w:comment>
  <w:comment w:id="97" w:author="Paulino Perez Rodríguez" w:date="2026-01-30T13:17:00Z" w:initials="PPR">
    <w:p w14:paraId="270F3B56" w14:textId="77777777" w:rsidR="003D2452" w:rsidRDefault="003D2452" w:rsidP="003D2452">
      <w:r>
        <w:rPr>
          <w:rStyle w:val="Refdecomentario"/>
        </w:rPr>
        <w:annotationRef/>
      </w:r>
      <w:r>
        <w:rPr>
          <w:sz w:val="20"/>
          <w:szCs w:val="20"/>
        </w:rPr>
        <w:t>Hay que introducir antes la distribución...Lo podrías hacer después de la distribución normal asimétrica.</w:t>
      </w:r>
    </w:p>
  </w:comment>
  <w:comment w:id="124" w:author="Paulino Perez Rodríguez" w:date="2026-01-30T15:51:00Z" w:initials="PPR">
    <w:p w14:paraId="0716B9C2" w14:textId="77777777" w:rsidR="009445EB" w:rsidRDefault="009445EB" w:rsidP="009445EB">
      <w:r>
        <w:rPr>
          <w:rStyle w:val="Refdecomentario"/>
        </w:rPr>
        <w:annotationRef/>
      </w:r>
      <w:r>
        <w:rPr>
          <w:sz w:val="20"/>
          <w:szCs w:val="20"/>
        </w:rPr>
        <w:t>Centrar para obtener la parametrización centrada?</w:t>
      </w:r>
    </w:p>
  </w:comment>
  <w:comment w:id="128" w:author="Paulino Perez Rodríguez" w:date="2026-01-30T15:54:00Z" w:initials="PPR">
    <w:p w14:paraId="5D91A824" w14:textId="77777777" w:rsidR="009445EB" w:rsidRDefault="009445EB" w:rsidP="009445EB">
      <w:r>
        <w:rPr>
          <w:rStyle w:val="Refdecomentario"/>
        </w:rPr>
        <w:annotationRef/>
      </w:r>
      <w:r>
        <w:rPr>
          <w:sz w:val="20"/>
          <w:szCs w:val="20"/>
        </w:rPr>
        <w:t>Agregar cita</w:t>
      </w:r>
    </w:p>
  </w:comment>
  <w:comment w:id="136" w:author="Paulino Perez Rodríguez" w:date="2026-01-30T16:06:00Z" w:initials="PPR">
    <w:p w14:paraId="2183CBD0" w14:textId="77777777" w:rsidR="00F71FF9" w:rsidRDefault="00D022D0" w:rsidP="00F71FF9">
      <w:r>
        <w:rPr>
          <w:rStyle w:val="Refdecomentario"/>
        </w:rPr>
        <w:annotationRef/>
      </w:r>
      <w:r w:rsidR="00F71FF9">
        <w:rPr>
          <w:sz w:val="20"/>
          <w:szCs w:val="20"/>
        </w:rPr>
        <w:t>Desarrollar un poco más explícito para el modelo de interés.</w:t>
      </w:r>
    </w:p>
    <w:p w14:paraId="582EB351" w14:textId="77777777" w:rsidR="00F71FF9" w:rsidRDefault="00F71FF9" w:rsidP="00F71FF9"/>
    <w:p w14:paraId="57C98487" w14:textId="77777777" w:rsidR="00F71FF9" w:rsidRDefault="00F71FF9" w:rsidP="00F71FF9">
      <w:r>
        <w:rPr>
          <w:sz w:val="20"/>
          <w:szCs w:val="20"/>
        </w:rPr>
        <w:t>Mencionar la estrategia de cómputo utilizada para obtener muestras de la distribución a posteriori.</w:t>
      </w:r>
    </w:p>
  </w:comment>
  <w:comment w:id="143" w:author="Paulino Perez Rodríguez" w:date="2026-01-30T16:08:00Z" w:initials="PPR">
    <w:p w14:paraId="4B95E98B" w14:textId="6EAF7DAC" w:rsidR="00D022D0" w:rsidRDefault="00D022D0" w:rsidP="00D022D0">
      <w:r>
        <w:rPr>
          <w:rStyle w:val="Refdecomentario"/>
        </w:rPr>
        <w:annotationRef/>
      </w:r>
      <w:r>
        <w:rPr>
          <w:sz w:val="20"/>
          <w:szCs w:val="20"/>
        </w:rPr>
        <w:t>Separar por coma</w:t>
      </w:r>
    </w:p>
  </w:comment>
  <w:comment w:id="144" w:author="Paulino Perez Rodríguez" w:date="2026-01-30T16:10:00Z" w:initials="PPR">
    <w:p w14:paraId="615B2E2D" w14:textId="77777777" w:rsidR="00D022D0" w:rsidRDefault="00D022D0" w:rsidP="00D022D0">
      <w:r>
        <w:rPr>
          <w:rStyle w:val="Refdecomentario"/>
        </w:rPr>
        <w:annotationRef/>
      </w:r>
      <w:r>
        <w:rPr>
          <w:sz w:val="20"/>
          <w:szCs w:val="20"/>
        </w:rPr>
        <w:t>La liga manda al Cuadro 5. Usar numeración diferente para anexos, por ejemplo Cuadro A1</w:t>
      </w:r>
    </w:p>
  </w:comment>
  <w:comment w:id="147" w:author="Paulino Perez Rodríguez" w:date="2026-01-30T16:25:00Z" w:initials="PPR">
    <w:p w14:paraId="6D9E9AA9" w14:textId="77777777" w:rsidR="00234907" w:rsidRDefault="00234907" w:rsidP="00234907">
      <w:r>
        <w:rPr>
          <w:rStyle w:val="Refdecomentario"/>
        </w:rPr>
        <w:annotationRef/>
      </w:r>
      <w:r>
        <w:rPr>
          <w:sz w:val="20"/>
          <w:szCs w:val="20"/>
        </w:rPr>
        <w:t>Establecer el título del cuadro.</w:t>
      </w:r>
    </w:p>
  </w:comment>
  <w:comment w:id="154" w:author="Paulino Perez Rodríguez" w:date="2026-01-30T16:23:00Z" w:initials="PPR">
    <w:p w14:paraId="4906B059" w14:textId="48F3242C" w:rsidR="00234907" w:rsidRDefault="00234907" w:rsidP="00234907">
      <w:r>
        <w:rPr>
          <w:rStyle w:val="Refdecomentario"/>
        </w:rPr>
        <w:annotationRef/>
      </w:r>
      <w:r>
        <w:rPr>
          <w:sz w:val="20"/>
          <w:szCs w:val="20"/>
        </w:rPr>
        <w:t>No se entiende bien el comentario al final de 13</w:t>
      </w:r>
    </w:p>
  </w:comment>
  <w:comment w:id="170" w:author="Paulino Perez Rodríguez" w:date="2026-01-30T16:27:00Z" w:initials="PPR">
    <w:p w14:paraId="42258CDA" w14:textId="77777777" w:rsidR="00234907" w:rsidRDefault="00234907" w:rsidP="00234907">
      <w:r>
        <w:rPr>
          <w:rStyle w:val="Refdecomentario"/>
        </w:rPr>
        <w:annotationRef/>
      </w:r>
      <w:r>
        <w:rPr>
          <w:sz w:val="20"/>
          <w:szCs w:val="20"/>
        </w:rPr>
        <w:t>Tal vez se conveniente eliminar los renglones que aparecen vacíos y te ahorras espacio.</w:t>
      </w:r>
    </w:p>
  </w:comment>
  <w:comment w:id="173" w:author="Paulino Perez Rodríguez" w:date="2026-01-30T16:31:00Z" w:initials="PPR">
    <w:p w14:paraId="7891B653" w14:textId="77777777" w:rsidR="003A04AD" w:rsidRDefault="003A04AD" w:rsidP="003A04AD">
      <w:r>
        <w:rPr>
          <w:rStyle w:val="Refdecomentario"/>
        </w:rPr>
        <w:annotationRef/>
      </w:r>
      <w:r>
        <w:rPr>
          <w:sz w:val="20"/>
          <w:szCs w:val="20"/>
        </w:rPr>
        <w:t>Comentar también en que software se realizó el ajuste, stan?</w:t>
      </w:r>
    </w:p>
  </w:comment>
  <w:comment w:id="176" w:author="Paulino Perez Rodríguez" w:date="2026-01-30T16:30:00Z" w:initials="PPR">
    <w:p w14:paraId="4FD5B155" w14:textId="09014B1B" w:rsidR="003A04AD" w:rsidRDefault="003A04AD" w:rsidP="003A04AD">
      <w:r>
        <w:rPr>
          <w:rStyle w:val="Refdecomentario"/>
        </w:rPr>
        <w:annotationRef/>
      </w:r>
      <w:r>
        <w:rPr>
          <w:sz w:val="20"/>
          <w:szCs w:val="20"/>
        </w:rPr>
        <w:t>No se ha comentado previamente, quizá agregar un textito después de la ecuación 8</w:t>
      </w:r>
    </w:p>
  </w:comment>
  <w:comment w:id="184" w:author="Paulino Perez Rodríguez" w:date="2026-01-30T19:23:00Z" w:initials="PPR">
    <w:p w14:paraId="1CD631FB" w14:textId="77777777" w:rsidR="00D26244" w:rsidRDefault="00D26244" w:rsidP="00D26244">
      <w:r>
        <w:rPr>
          <w:rStyle w:val="Refdecomentario"/>
        </w:rPr>
        <w:annotationRef/>
      </w:r>
      <w:r>
        <w:rPr>
          <w:sz w:val="20"/>
          <w:szCs w:val="20"/>
        </w:rPr>
        <w:t>Quizá dejar solo uno de los dos métodos, por lo que indica en el abstract, dejar solo por ejemplo lo de Variational Bayes</w:t>
      </w:r>
    </w:p>
  </w:comment>
  <w:comment w:id="185" w:author="Paulino Perez Rodríguez" w:date="2026-01-30T19:34:00Z" w:initials="PPR">
    <w:p w14:paraId="45148C63" w14:textId="77777777" w:rsidR="00654157" w:rsidRDefault="00654157" w:rsidP="00654157">
      <w:r>
        <w:rPr>
          <w:rStyle w:val="Refdecomentario"/>
        </w:rPr>
        <w:annotationRef/>
      </w:r>
      <w:r>
        <w:rPr>
          <w:sz w:val="20"/>
          <w:szCs w:val="20"/>
        </w:rPr>
        <w:t>Si son predicciones, no deberían llevar el símbolo de gorrito?</w:t>
      </w:r>
    </w:p>
  </w:comment>
  <w:comment w:id="186" w:author="Paulino Perez Rodríguez" w:date="2026-01-30T19:27:00Z" w:initials="PPR">
    <w:p w14:paraId="37F6E37D" w14:textId="3561628D" w:rsidR="00D26244" w:rsidRDefault="00D26244" w:rsidP="00D26244">
      <w:r>
        <w:rPr>
          <w:rStyle w:val="Refdecomentario"/>
        </w:rPr>
        <w:annotationRef/>
      </w:r>
      <w:r>
        <w:rPr>
          <w:sz w:val="20"/>
          <w:szCs w:val="20"/>
        </w:rPr>
        <w:t>Dejar solo BV y eliminar comparación...</w:t>
      </w:r>
    </w:p>
  </w:comment>
  <w:comment w:id="187" w:author="Paulino Perez Rodríguez" w:date="2026-01-30T19:28:00Z" w:initials="PPR">
    <w:p w14:paraId="09232F5C" w14:textId="77777777" w:rsidR="00D26244" w:rsidRDefault="00D26244" w:rsidP="00D26244">
      <w:r>
        <w:rPr>
          <w:rStyle w:val="Refdecomentario"/>
        </w:rPr>
        <w:annotationRef/>
      </w:r>
      <w:r>
        <w:rPr>
          <w:sz w:val="20"/>
          <w:szCs w:val="20"/>
        </w:rPr>
        <w:t>Muy diferentes...,¿problemas de convergencia?</w:t>
      </w:r>
    </w:p>
  </w:comment>
  <w:comment w:id="189" w:author="Paulino Perez Rodríguez" w:date="2026-01-30T19:38:00Z" w:initials="PPR">
    <w:p w14:paraId="7C1A4457" w14:textId="77777777" w:rsidR="00654157" w:rsidRDefault="00654157" w:rsidP="00654157">
      <w:r>
        <w:rPr>
          <w:rStyle w:val="Refdecomentario"/>
        </w:rPr>
        <w:annotationRef/>
      </w:r>
      <w:r>
        <w:rPr>
          <w:sz w:val="20"/>
          <w:szCs w:val="20"/>
        </w:rPr>
        <w:t>Para las métricas, creo que es mejor hacer el cálculo dentro de región y luego por ejemplo en el caso de la correlación, obtener un estimador ponderado de la correlación usando como ponderador el número de observaciones en cada región.</w:t>
      </w:r>
    </w:p>
  </w:comment>
  <w:comment w:id="190" w:author="Paulino Perez Rodríguez" w:date="2026-01-30T19:32:00Z" w:initials="PPR">
    <w:p w14:paraId="6F83120E" w14:textId="72E8AABB" w:rsidR="00654157" w:rsidRDefault="00654157" w:rsidP="00654157">
      <w:r>
        <w:rPr>
          <w:rStyle w:val="Refdecomentario"/>
        </w:rPr>
        <w:annotationRef/>
      </w:r>
      <w:r>
        <w:rPr>
          <w:sz w:val="20"/>
          <w:szCs w:val="20"/>
        </w:rPr>
        <w:t>En la ecuación veo que aparecen datos en la escala logarítmica y el cuadro indica que es en la escala original...</w:t>
      </w:r>
    </w:p>
    <w:p w14:paraId="578A81BE" w14:textId="77777777" w:rsidR="00654157" w:rsidRDefault="00654157" w:rsidP="00654157">
      <w:r>
        <w:rPr>
          <w:sz w:val="20"/>
          <w:szCs w:val="20"/>
        </w:rPr>
        <w:t>En suma del numerador en el primer término en paréntesis no se despliega de forma clara el signo. En el renglón de abajo aparece doble suma, uniformizar notación.</w:t>
      </w:r>
    </w:p>
  </w:comment>
  <w:comment w:id="191" w:author="Paulino Perez Rodríguez" w:date="2026-01-30T19:40:00Z" w:initials="PPR">
    <w:p w14:paraId="183808D6" w14:textId="77777777" w:rsidR="003869B0" w:rsidRDefault="003869B0" w:rsidP="003869B0">
      <w:r>
        <w:rPr>
          <w:rStyle w:val="Refdecomentario"/>
        </w:rPr>
        <w:annotationRef/>
      </w:r>
      <w:r>
        <w:rPr>
          <w:sz w:val="20"/>
          <w:szCs w:val="20"/>
        </w:rPr>
        <w:t>Falta dividir por el número total de observaciones?</w:t>
      </w:r>
    </w:p>
  </w:comment>
  <w:comment w:id="192" w:author="Paulino Perez Rodríguez" w:date="2026-01-30T19:40:00Z" w:initials="PPR">
    <w:p w14:paraId="2CEBB773" w14:textId="77777777" w:rsidR="003869B0" w:rsidRDefault="003869B0" w:rsidP="003869B0">
      <w:r>
        <w:rPr>
          <w:rStyle w:val="Refdecomentario"/>
        </w:rPr>
        <w:annotationRef/>
      </w:r>
      <w:r>
        <w:rPr>
          <w:sz w:val="20"/>
          <w:szCs w:val="20"/>
        </w:rPr>
        <w:t>Indicar equipo de cómputo utilizado con la velocidad del procesador...</w:t>
      </w:r>
    </w:p>
  </w:comment>
  <w:comment w:id="194" w:author="Paulino Perez Rodríguez" w:date="2026-01-30T19:42:00Z" w:initials="PPR">
    <w:p w14:paraId="6915849A" w14:textId="77777777" w:rsidR="00037C3E" w:rsidRDefault="00037C3E" w:rsidP="00037C3E">
      <w:r>
        <w:rPr>
          <w:rStyle w:val="Refdecomentario"/>
        </w:rPr>
        <w:annotationRef/>
      </w:r>
      <w:r>
        <w:rPr>
          <w:sz w:val="20"/>
          <w:szCs w:val="20"/>
        </w:rPr>
        <w:t>Cambiar numeración, Cuadro 2, de los anexos.</w:t>
      </w:r>
    </w:p>
  </w:comment>
  <w:comment w:id="198" w:author="Paulino Perez Rodríguez" w:date="2026-01-30T19:48:00Z" w:initials="PPR">
    <w:p w14:paraId="63B32784" w14:textId="77777777" w:rsidR="00AF14BE" w:rsidRDefault="00AF14BE" w:rsidP="00AF14BE">
      <w:r>
        <w:rPr>
          <w:rStyle w:val="Refdecomentario"/>
        </w:rPr>
        <w:annotationRef/>
      </w:r>
      <w:r>
        <w:rPr>
          <w:sz w:val="20"/>
          <w:szCs w:val="20"/>
        </w:rPr>
        <w:t>Agregar cita</w:t>
      </w:r>
    </w:p>
  </w:comment>
  <w:comment w:id="203" w:author="Paulino Perez Rodríguez" w:date="2026-01-30T19:49:00Z" w:initials="PPR">
    <w:p w14:paraId="0E772793" w14:textId="77777777" w:rsidR="00AF14BE" w:rsidRDefault="00AF14BE" w:rsidP="00AF14BE">
      <w:r>
        <w:rPr>
          <w:rStyle w:val="Refdecomentario"/>
        </w:rPr>
        <w:annotationRef/>
      </w:r>
      <w:r>
        <w:rPr>
          <w:sz w:val="20"/>
          <w:szCs w:val="20"/>
        </w:rPr>
        <w:t>Poner título del cuadro</w:t>
      </w:r>
    </w:p>
  </w:comment>
  <w:comment w:id="205" w:author="Paulino Perez Rodríguez" w:date="2026-01-30T19:50:00Z" w:initials="PPR">
    <w:p w14:paraId="2724CC17" w14:textId="77777777" w:rsidR="00AF14BE" w:rsidRDefault="00AF14BE" w:rsidP="00AF14BE">
      <w:r>
        <w:rPr>
          <w:rStyle w:val="Refdecomentario"/>
        </w:rPr>
        <w:annotationRef/>
      </w:r>
      <w:r>
        <w:rPr>
          <w:sz w:val="20"/>
          <w:szCs w:val="20"/>
        </w:rPr>
        <w:t>No está referenciada la Figura en el texto.</w:t>
      </w:r>
    </w:p>
  </w:comment>
  <w:comment w:id="208" w:author="Paulino Perez Rodríguez" w:date="2026-01-30T19:52:00Z" w:initials="PPR">
    <w:p w14:paraId="63CF16E8" w14:textId="77777777" w:rsidR="00782B06" w:rsidRDefault="00782B06" w:rsidP="00782B06">
      <w:r>
        <w:rPr>
          <w:rStyle w:val="Refdecomentario"/>
        </w:rPr>
        <w:annotationRef/>
      </w:r>
      <w:r>
        <w:rPr>
          <w:sz w:val="20"/>
          <w:szCs w:val="20"/>
        </w:rPr>
        <w:t>Referenciar el Cuadro 7 en el texto</w:t>
      </w:r>
    </w:p>
  </w:comment>
  <w:comment w:id="210" w:author="Paulino Perez Rodríguez" w:date="2026-01-30T19:57:00Z" w:initials="PPR">
    <w:p w14:paraId="29EACA63" w14:textId="77777777" w:rsidR="00160D09" w:rsidRDefault="00160D09" w:rsidP="00160D09">
      <w:r>
        <w:rPr>
          <w:rStyle w:val="Refdecomentario"/>
        </w:rPr>
        <w:annotationRef/>
      </w:r>
      <w:r>
        <w:rPr>
          <w:sz w:val="20"/>
          <w:szCs w:val="20"/>
        </w:rPr>
        <w:t>No sé si el estilo de citas sea este o lo pidan en español</w:t>
      </w:r>
    </w:p>
  </w:comment>
  <w:comment w:id="340" w:author="Paulino Perez Rodríguez" w:date="2026-01-30T20:04:00Z" w:initials="PPR">
    <w:p w14:paraId="0199DAFE" w14:textId="77777777" w:rsidR="0097460E" w:rsidRDefault="0097460E" w:rsidP="0097460E">
      <w:r>
        <w:rPr>
          <w:rStyle w:val="Refdecomentario"/>
        </w:rPr>
        <w:annotationRef/>
      </w:r>
      <w:r>
        <w:rPr>
          <w:sz w:val="20"/>
          <w:szCs w:val="20"/>
        </w:rPr>
        <w:t>Etiquetar los apéndices, Anexo A, Anexo B o Anexo 1, Anexo 2, etc.</w:t>
      </w:r>
    </w:p>
  </w:comment>
  <w:comment w:id="343" w:author="Paulino Perez Rodríguez" w:date="2026-01-30T19:58:00Z" w:initials="PPR">
    <w:p w14:paraId="755004B6" w14:textId="05F355C1" w:rsidR="00382421" w:rsidRDefault="00382421" w:rsidP="00382421">
      <w:r>
        <w:rPr>
          <w:rStyle w:val="Refdecomentario"/>
        </w:rPr>
        <w:annotationRef/>
      </w:r>
      <w:r>
        <w:rPr>
          <w:sz w:val="20"/>
          <w:szCs w:val="20"/>
        </w:rPr>
        <w:t>Cambiar la numeración de los cuadros</w:t>
      </w:r>
    </w:p>
  </w:comment>
  <w:comment w:id="345" w:author="Paulino Perez Rodríguez" w:date="2026-01-30T19:59:00Z" w:initials="PPR">
    <w:p w14:paraId="312FFF48" w14:textId="77777777" w:rsidR="00382421" w:rsidRDefault="00382421" w:rsidP="00382421">
      <w:r>
        <w:rPr>
          <w:rStyle w:val="Refdecomentario"/>
        </w:rPr>
        <w:annotationRef/>
      </w:r>
      <w:r>
        <w:rPr>
          <w:sz w:val="20"/>
          <w:szCs w:val="20"/>
        </w:rPr>
        <w:t>Hacer referencia en el texto, no aparece mencionado...</w:t>
      </w:r>
    </w:p>
  </w:comment>
  <w:comment w:id="348" w:author="Paulino Perez Rodríguez" w:date="2026-01-30T20:00:00Z" w:initials="PPR">
    <w:p w14:paraId="7AA4C9FB" w14:textId="77777777" w:rsidR="003D7B85" w:rsidRDefault="003D7B85" w:rsidP="003D7B85">
      <w:r>
        <w:rPr>
          <w:rStyle w:val="Refdecomentario"/>
        </w:rPr>
        <w:annotationRef/>
      </w:r>
      <w:r>
        <w:rPr>
          <w:sz w:val="20"/>
          <w:szCs w:val="20"/>
        </w:rPr>
        <w:t>Agregar cita</w:t>
      </w:r>
    </w:p>
  </w:comment>
  <w:comment w:id="349" w:author="Paulino Perez Rodríguez" w:date="2026-01-30T20:00:00Z" w:initials="PPR">
    <w:p w14:paraId="4F52695F" w14:textId="77777777" w:rsidR="003D7B85" w:rsidRDefault="003D7B85" w:rsidP="003D7B85">
      <w:r>
        <w:rPr>
          <w:rStyle w:val="Refdecomentario"/>
        </w:rPr>
        <w:annotationRef/>
      </w:r>
      <w:r>
        <w:rPr>
          <w:sz w:val="20"/>
          <w:szCs w:val="20"/>
        </w:rPr>
        <w:t>Agregar cita</w:t>
      </w:r>
    </w:p>
  </w:comment>
  <w:comment w:id="350" w:author="Paulino Perez Rodríguez" w:date="2026-01-30T20:01:00Z" w:initials="PPR">
    <w:p w14:paraId="6AF6F16F" w14:textId="77777777" w:rsidR="003D7B85" w:rsidRDefault="003D7B85" w:rsidP="003D7B85">
      <w:r>
        <w:rPr>
          <w:rStyle w:val="Refdecomentario"/>
        </w:rPr>
        <w:annotationRef/>
      </w:r>
      <w:r>
        <w:rPr>
          <w:sz w:val="20"/>
          <w:szCs w:val="20"/>
        </w:rPr>
        <w:t>Agregar cita</w:t>
      </w:r>
    </w:p>
  </w:comment>
  <w:comment w:id="351" w:author="Paulino Perez Rodríguez" w:date="2026-01-30T20:02:00Z" w:initials="PPR">
    <w:p w14:paraId="398CBE96" w14:textId="77777777" w:rsidR="001C22F8" w:rsidRDefault="001C22F8" w:rsidP="001C22F8">
      <w:r>
        <w:rPr>
          <w:rStyle w:val="Refdecomentario"/>
        </w:rPr>
        <w:annotationRef/>
      </w:r>
      <w:r>
        <w:rPr>
          <w:sz w:val="20"/>
          <w:szCs w:val="20"/>
        </w:rPr>
        <w:t>Cambiar la numeración de las ecuaciones en el apéndice, por ejemplo B.1, B.2,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E5E959" w15:done="0"/>
  <w15:commentEx w15:paraId="7BB6F54C" w15:done="0"/>
  <w15:commentEx w15:paraId="78E036EE" w15:done="0"/>
  <w15:commentEx w15:paraId="182D9DEC" w15:done="0"/>
  <w15:commentEx w15:paraId="45BC8DA3" w15:done="0"/>
  <w15:commentEx w15:paraId="7637FA07" w15:done="0"/>
  <w15:commentEx w15:paraId="40CA0234" w15:done="0"/>
  <w15:commentEx w15:paraId="270F3B56" w15:done="0"/>
  <w15:commentEx w15:paraId="0716B9C2" w15:done="0"/>
  <w15:commentEx w15:paraId="5D91A824" w15:done="0"/>
  <w15:commentEx w15:paraId="57C98487" w15:done="0"/>
  <w15:commentEx w15:paraId="4B95E98B" w15:done="0"/>
  <w15:commentEx w15:paraId="615B2E2D" w15:done="0"/>
  <w15:commentEx w15:paraId="6D9E9AA9" w15:done="0"/>
  <w15:commentEx w15:paraId="4906B059" w15:done="0"/>
  <w15:commentEx w15:paraId="42258CDA" w15:done="0"/>
  <w15:commentEx w15:paraId="7891B653" w15:done="0"/>
  <w15:commentEx w15:paraId="4FD5B155" w15:done="0"/>
  <w15:commentEx w15:paraId="1CD631FB" w15:done="0"/>
  <w15:commentEx w15:paraId="45148C63" w15:done="0"/>
  <w15:commentEx w15:paraId="37F6E37D" w15:done="0"/>
  <w15:commentEx w15:paraId="09232F5C" w15:done="0"/>
  <w15:commentEx w15:paraId="7C1A4457" w15:done="0"/>
  <w15:commentEx w15:paraId="578A81BE" w15:done="0"/>
  <w15:commentEx w15:paraId="183808D6" w15:done="0"/>
  <w15:commentEx w15:paraId="2CEBB773" w15:done="0"/>
  <w15:commentEx w15:paraId="6915849A" w15:done="0"/>
  <w15:commentEx w15:paraId="63B32784" w15:done="0"/>
  <w15:commentEx w15:paraId="0E772793" w15:done="0"/>
  <w15:commentEx w15:paraId="2724CC17" w15:done="0"/>
  <w15:commentEx w15:paraId="63CF16E8" w15:done="0"/>
  <w15:commentEx w15:paraId="29EACA63" w15:done="0"/>
  <w15:commentEx w15:paraId="0199DAFE" w15:done="0"/>
  <w15:commentEx w15:paraId="755004B6" w15:done="0"/>
  <w15:commentEx w15:paraId="312FFF48" w15:done="0"/>
  <w15:commentEx w15:paraId="7AA4C9FB" w15:done="0"/>
  <w15:commentEx w15:paraId="4F52695F" w15:done="0"/>
  <w15:commentEx w15:paraId="6AF6F16F" w15:done="0"/>
  <w15:commentEx w15:paraId="398CBE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4007D" w16cex:dateUtc="2026-01-30T16:30:00Z"/>
  <w16cex:commentExtensible w16cex:durableId="26044105" w16cex:dateUtc="2026-01-30T17:50:00Z"/>
  <w16cex:commentExtensible w16cex:durableId="567022AD" w16cex:dateUtc="2026-01-30T22:03:00Z"/>
  <w16cex:commentExtensible w16cex:durableId="2433443E" w16cex:dateUtc="2026-01-30T18:01:00Z"/>
  <w16cex:commentExtensible w16cex:durableId="3A1C43EC" w16cex:dateUtc="2026-01-30T18:04:00Z"/>
  <w16cex:commentExtensible w16cex:durableId="773E5F22" w16cex:dateUtc="2026-01-30T18:55:00Z"/>
  <w16cex:commentExtensible w16cex:durableId="5DF99EE6" w16cex:dateUtc="2026-01-30T19:08:00Z"/>
  <w16cex:commentExtensible w16cex:durableId="245C8A1C" w16cex:dateUtc="2026-01-30T19:17:00Z"/>
  <w16cex:commentExtensible w16cex:durableId="18162C4F" w16cex:dateUtc="2026-01-30T21:51:00Z"/>
  <w16cex:commentExtensible w16cex:durableId="48FE3AF7" w16cex:dateUtc="2026-01-30T21:54:00Z"/>
  <w16cex:commentExtensible w16cex:durableId="6B5F97F2" w16cex:dateUtc="2026-01-30T22:06:00Z"/>
  <w16cex:commentExtensible w16cex:durableId="099D2D66" w16cex:dateUtc="2026-01-30T22:08:00Z"/>
  <w16cex:commentExtensible w16cex:durableId="03C83EE9" w16cex:dateUtc="2026-01-30T22:10:00Z"/>
  <w16cex:commentExtensible w16cex:durableId="294AC7C4" w16cex:dateUtc="2026-01-30T22:25:00Z"/>
  <w16cex:commentExtensible w16cex:durableId="7D193409" w16cex:dateUtc="2026-01-30T22:23:00Z"/>
  <w16cex:commentExtensible w16cex:durableId="6CFC768F" w16cex:dateUtc="2026-01-30T22:27:00Z"/>
  <w16cex:commentExtensible w16cex:durableId="3A618D01" w16cex:dateUtc="2026-01-30T22:31:00Z"/>
  <w16cex:commentExtensible w16cex:durableId="614C4E7A" w16cex:dateUtc="2026-01-30T22:30:00Z"/>
  <w16cex:commentExtensible w16cex:durableId="5F62836E" w16cex:dateUtc="2026-01-31T01:23:00Z"/>
  <w16cex:commentExtensible w16cex:durableId="6E8210F1" w16cex:dateUtc="2026-01-31T01:34:00Z"/>
  <w16cex:commentExtensible w16cex:durableId="4235E749" w16cex:dateUtc="2026-01-31T01:27:00Z"/>
  <w16cex:commentExtensible w16cex:durableId="68D4517B" w16cex:dateUtc="2026-01-31T01:28:00Z"/>
  <w16cex:commentExtensible w16cex:durableId="403C3386" w16cex:dateUtc="2026-01-31T01:38:00Z"/>
  <w16cex:commentExtensible w16cex:durableId="04017374" w16cex:dateUtc="2026-01-31T01:32:00Z"/>
  <w16cex:commentExtensible w16cex:durableId="0263772A" w16cex:dateUtc="2026-01-31T01:40:00Z"/>
  <w16cex:commentExtensible w16cex:durableId="3ED7C7C6" w16cex:dateUtc="2026-01-31T01:40:00Z"/>
  <w16cex:commentExtensible w16cex:durableId="5F25D236" w16cex:dateUtc="2026-01-31T01:42:00Z"/>
  <w16cex:commentExtensible w16cex:durableId="751BC7FF" w16cex:dateUtc="2026-01-31T01:48:00Z"/>
  <w16cex:commentExtensible w16cex:durableId="04A675B0" w16cex:dateUtc="2026-01-31T01:49:00Z"/>
  <w16cex:commentExtensible w16cex:durableId="1EB763AF" w16cex:dateUtc="2026-01-31T01:50:00Z"/>
  <w16cex:commentExtensible w16cex:durableId="7BC3DCC3" w16cex:dateUtc="2026-01-31T01:52:00Z"/>
  <w16cex:commentExtensible w16cex:durableId="08D2D16E" w16cex:dateUtc="2026-01-31T01:57:00Z"/>
  <w16cex:commentExtensible w16cex:durableId="4AE1B639" w16cex:dateUtc="2026-01-31T02:04:00Z"/>
  <w16cex:commentExtensible w16cex:durableId="44FFD01B" w16cex:dateUtc="2026-01-31T01:58:00Z"/>
  <w16cex:commentExtensible w16cex:durableId="09EDFF3A" w16cex:dateUtc="2026-01-31T01:59:00Z"/>
  <w16cex:commentExtensible w16cex:durableId="453332D4" w16cex:dateUtc="2026-01-31T02:00:00Z"/>
  <w16cex:commentExtensible w16cex:durableId="715ADB2C" w16cex:dateUtc="2026-01-31T02:00:00Z"/>
  <w16cex:commentExtensible w16cex:durableId="2FE42BF5" w16cex:dateUtc="2026-01-31T02:01:00Z"/>
  <w16cex:commentExtensible w16cex:durableId="1E40E6C2" w16cex:dateUtc="2026-01-31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E5E959" w16cid:durableId="6F84007D"/>
  <w16cid:commentId w16cid:paraId="7BB6F54C" w16cid:durableId="26044105"/>
  <w16cid:commentId w16cid:paraId="78E036EE" w16cid:durableId="567022AD"/>
  <w16cid:commentId w16cid:paraId="182D9DEC" w16cid:durableId="2433443E"/>
  <w16cid:commentId w16cid:paraId="45BC8DA3" w16cid:durableId="3A1C43EC"/>
  <w16cid:commentId w16cid:paraId="7637FA07" w16cid:durableId="773E5F22"/>
  <w16cid:commentId w16cid:paraId="40CA0234" w16cid:durableId="5DF99EE6"/>
  <w16cid:commentId w16cid:paraId="270F3B56" w16cid:durableId="245C8A1C"/>
  <w16cid:commentId w16cid:paraId="0716B9C2" w16cid:durableId="18162C4F"/>
  <w16cid:commentId w16cid:paraId="5D91A824" w16cid:durableId="48FE3AF7"/>
  <w16cid:commentId w16cid:paraId="57C98487" w16cid:durableId="6B5F97F2"/>
  <w16cid:commentId w16cid:paraId="4B95E98B" w16cid:durableId="099D2D66"/>
  <w16cid:commentId w16cid:paraId="615B2E2D" w16cid:durableId="03C83EE9"/>
  <w16cid:commentId w16cid:paraId="6D9E9AA9" w16cid:durableId="294AC7C4"/>
  <w16cid:commentId w16cid:paraId="4906B059" w16cid:durableId="7D193409"/>
  <w16cid:commentId w16cid:paraId="42258CDA" w16cid:durableId="6CFC768F"/>
  <w16cid:commentId w16cid:paraId="7891B653" w16cid:durableId="3A618D01"/>
  <w16cid:commentId w16cid:paraId="4FD5B155" w16cid:durableId="614C4E7A"/>
  <w16cid:commentId w16cid:paraId="1CD631FB" w16cid:durableId="5F62836E"/>
  <w16cid:commentId w16cid:paraId="45148C63" w16cid:durableId="6E8210F1"/>
  <w16cid:commentId w16cid:paraId="37F6E37D" w16cid:durableId="4235E749"/>
  <w16cid:commentId w16cid:paraId="09232F5C" w16cid:durableId="68D4517B"/>
  <w16cid:commentId w16cid:paraId="7C1A4457" w16cid:durableId="403C3386"/>
  <w16cid:commentId w16cid:paraId="578A81BE" w16cid:durableId="04017374"/>
  <w16cid:commentId w16cid:paraId="183808D6" w16cid:durableId="0263772A"/>
  <w16cid:commentId w16cid:paraId="2CEBB773" w16cid:durableId="3ED7C7C6"/>
  <w16cid:commentId w16cid:paraId="6915849A" w16cid:durableId="5F25D236"/>
  <w16cid:commentId w16cid:paraId="63B32784" w16cid:durableId="751BC7FF"/>
  <w16cid:commentId w16cid:paraId="0E772793" w16cid:durableId="04A675B0"/>
  <w16cid:commentId w16cid:paraId="2724CC17" w16cid:durableId="1EB763AF"/>
  <w16cid:commentId w16cid:paraId="63CF16E8" w16cid:durableId="7BC3DCC3"/>
  <w16cid:commentId w16cid:paraId="29EACA63" w16cid:durableId="08D2D16E"/>
  <w16cid:commentId w16cid:paraId="0199DAFE" w16cid:durableId="4AE1B639"/>
  <w16cid:commentId w16cid:paraId="755004B6" w16cid:durableId="44FFD01B"/>
  <w16cid:commentId w16cid:paraId="312FFF48" w16cid:durableId="09EDFF3A"/>
  <w16cid:commentId w16cid:paraId="7AA4C9FB" w16cid:durableId="453332D4"/>
  <w16cid:commentId w16cid:paraId="4F52695F" w16cid:durableId="715ADB2C"/>
  <w16cid:commentId w16cid:paraId="6AF6F16F" w16cid:durableId="2FE42BF5"/>
  <w16cid:commentId w16cid:paraId="398CBE96" w16cid:durableId="1E40E6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600E0" w14:textId="77777777" w:rsidR="007E727A" w:rsidRPr="00364879" w:rsidRDefault="007E727A">
      <w:pPr>
        <w:spacing w:after="0"/>
      </w:pPr>
      <w:r w:rsidRPr="00364879">
        <w:separator/>
      </w:r>
    </w:p>
  </w:endnote>
  <w:endnote w:type="continuationSeparator" w:id="0">
    <w:p w14:paraId="477CBFDE" w14:textId="77777777" w:rsidR="007E727A" w:rsidRPr="00364879" w:rsidRDefault="007E727A">
      <w:pPr>
        <w:spacing w:after="0"/>
      </w:pPr>
      <w:r w:rsidRPr="003648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F8DE" w14:textId="77777777" w:rsidR="007E727A" w:rsidRPr="00364879" w:rsidRDefault="007E727A">
      <w:pPr>
        <w:spacing w:after="0"/>
      </w:pPr>
      <w:r w:rsidRPr="00364879">
        <w:separator/>
      </w:r>
    </w:p>
  </w:footnote>
  <w:footnote w:type="continuationSeparator" w:id="0">
    <w:p w14:paraId="2D5F748A" w14:textId="77777777" w:rsidR="007E727A" w:rsidRPr="00364879" w:rsidRDefault="007E727A">
      <w:pPr>
        <w:spacing w:after="0"/>
      </w:pPr>
      <w:r w:rsidRPr="00364879">
        <w:continuationSeparator/>
      </w:r>
    </w:p>
  </w:footnote>
  <w:footnote w:id="1">
    <w:p w14:paraId="1BDFF8C0" w14:textId="77777777" w:rsidR="0060608D" w:rsidRPr="00364879" w:rsidRDefault="00000000">
      <w:pPr>
        <w:pStyle w:val="Textonotapie"/>
      </w:pPr>
      <w:r w:rsidRPr="00364879">
        <w:rPr>
          <w:rStyle w:val="Refdenotaalpie"/>
        </w:rPr>
        <w:footnoteRef/>
      </w:r>
      <w:r w:rsidRPr="00364879">
        <w:t xml:space="preserve"> SN: </w:t>
      </w:r>
      <w:proofErr w:type="spellStart"/>
      <w:r w:rsidRPr="00364879">
        <w:rPr>
          <w:u w:val="single"/>
        </w:rPr>
        <w:t>skew</w:t>
      </w:r>
      <w:proofErr w:type="spellEnd"/>
      <w:r w:rsidRPr="00364879">
        <w:rPr>
          <w:u w:val="single"/>
        </w:rPr>
        <w:t xml:space="preserve"> normal</w:t>
      </w:r>
      <w:r w:rsidRPr="00364879">
        <w:t>.</w:t>
      </w:r>
    </w:p>
  </w:footnote>
  <w:footnote w:id="2">
    <w:p w14:paraId="7A56B0B1" w14:textId="7BD633B5" w:rsidR="0060608D" w:rsidRPr="00364879" w:rsidRDefault="00000000">
      <w:pPr>
        <w:pStyle w:val="Textonotapie"/>
      </w:pPr>
      <w:r w:rsidRPr="00364879">
        <w:rPr>
          <w:rStyle w:val="Refdenotaalpie"/>
        </w:rPr>
        <w:footnoteRef/>
      </w:r>
      <w:r w:rsidRPr="00364879">
        <w:t xml:space="preserve"> Para más detalles, vea Azevedo et al.</w:t>
      </w:r>
      <w:ins w:id="48" w:author="Beatriz Juárez Piña" w:date="2026-02-03T10:18:00Z" w16du:dateUtc="2026-02-03T16:18:00Z">
        <w:r w:rsidR="003E3F1A">
          <w:t xml:space="preserve"> </w:t>
        </w:r>
      </w:ins>
      <w:r w:rsidR="007950E5">
        <w:t>(</w:t>
      </w:r>
      <w:r w:rsidRPr="00364879">
        <w:t>2011</w:t>
      </w:r>
      <w:r w:rsidR="007950E5">
        <w:t xml:space="preserve">) </w:t>
      </w:r>
      <w:proofErr w:type="gramStart"/>
      <w:r w:rsidR="007950E5">
        <w:t xml:space="preserve">y </w:t>
      </w:r>
      <w:r w:rsidRPr="00364879">
        <w:t xml:space="preserve"> Pérez</w:t>
      </w:r>
      <w:proofErr w:type="gramEnd"/>
      <w:r w:rsidRPr="00364879">
        <w:t>-Rodríguez et al</w:t>
      </w:r>
      <w:r w:rsidR="007950E5">
        <w:t>.</w:t>
      </w:r>
      <w:r w:rsidRPr="00364879">
        <w:t xml:space="preserve"> </w:t>
      </w:r>
      <w:ins w:id="49" w:author="Paulino Perez Rodríguez" w:date="2026-01-30T12:06:00Z" w16du:dateUtc="2026-01-30T18:06:00Z">
        <w:r w:rsidR="007950E5">
          <w:t>(</w:t>
        </w:r>
      </w:ins>
      <w:r w:rsidRPr="00364879">
        <w:t>2018</w:t>
      </w:r>
      <w:r w:rsidR="007950E5">
        <w:t>)</w:t>
      </w:r>
      <w:r w:rsidRPr="00364879">
        <w:t>.</w:t>
      </w:r>
    </w:p>
  </w:footnote>
  <w:footnote w:id="3">
    <w:p w14:paraId="6AC5796C" w14:textId="087DF801" w:rsidR="0060608D" w:rsidRPr="00364879" w:rsidRDefault="00000000">
      <w:pPr>
        <w:pStyle w:val="Textonotapie"/>
      </w:pPr>
      <w:r w:rsidRPr="00364879">
        <w:rPr>
          <w:rStyle w:val="Refdenotaalpie"/>
        </w:rPr>
        <w:footnoteRef/>
      </w:r>
      <w:r w:rsidRPr="00364879">
        <w:t xml:space="preserve"> Otra representación estocástica puede consultarse en Bayes </w:t>
      </w:r>
      <w:ins w:id="53" w:author="Paulino Perez Rodríguez" w:date="2026-01-30T12:07:00Z" w16du:dateUtc="2026-01-30T18:07:00Z">
        <w:r w:rsidR="007950E5">
          <w:t xml:space="preserve">y </w:t>
        </w:r>
      </w:ins>
      <w:del w:id="54" w:author="Paulino Perez Rodríguez" w:date="2026-01-30T12:07:00Z" w16du:dateUtc="2026-01-30T18:07:00Z">
        <w:r w:rsidRPr="00364879" w:rsidDel="007950E5">
          <w:delText xml:space="preserve">&amp; </w:delText>
        </w:r>
      </w:del>
      <w:r w:rsidRPr="00364879">
        <w:t>Branco (2007).</w:t>
      </w:r>
    </w:p>
  </w:footnote>
  <w:footnote w:id="4">
    <w:p w14:paraId="34D01FA4" w14:textId="77777777" w:rsidR="0060608D" w:rsidRPr="00364879" w:rsidRDefault="00000000">
      <w:pPr>
        <w:pStyle w:val="Textonotapie"/>
      </w:pPr>
      <w:r w:rsidRPr="00364879">
        <w:rPr>
          <w:rStyle w:val="Refdenotaalpie"/>
        </w:rPr>
        <w:footnoteRef/>
      </w:r>
      <w:r w:rsidRPr="00364879">
        <w:t xml:space="preserve"> Hedlin (2008) menciona que una expresión mejor podría ser</w:t>
      </w:r>
      <w:del w:id="69" w:author="Paulino Perez Rodríguez" w:date="2026-01-30T13:02:00Z" w16du:dateUtc="2026-01-30T19:02:00Z">
        <w:r w:rsidRPr="00364879" w:rsidDel="001D23E7">
          <w:delText>:</w:delText>
        </w:r>
      </w:del>
      <w:r w:rsidRPr="00364879">
        <w:t xml:space="preserve"> ‘estimación de muestra pequeña’.</w:t>
      </w:r>
    </w:p>
  </w:footnote>
  <w:footnote w:id="5">
    <w:p w14:paraId="2F5AB6B6" w14:textId="55D60574" w:rsidR="0060608D" w:rsidRPr="00364879" w:rsidRDefault="00000000">
      <w:pPr>
        <w:pStyle w:val="Textonotapie"/>
      </w:pPr>
      <w:r w:rsidRPr="00364879">
        <w:rPr>
          <w:rStyle w:val="Refdenotaalpie"/>
        </w:rPr>
        <w:footnoteRef/>
      </w:r>
      <w:r w:rsidRPr="00364879">
        <w:t xml:space="preserve"> Para más detalle sobre los aspectos de inferencia, puede consultar Rao </w:t>
      </w:r>
      <w:ins w:id="76" w:author="Paulino Perez Rodríguez" w:date="2026-01-30T13:02:00Z" w16du:dateUtc="2026-01-30T19:02:00Z">
        <w:r w:rsidR="001D23E7">
          <w:t>y</w:t>
        </w:r>
      </w:ins>
      <w:del w:id="77" w:author="Paulino Perez Rodríguez" w:date="2026-01-30T13:02:00Z" w16du:dateUtc="2026-01-30T19:02:00Z">
        <w:r w:rsidRPr="00364879" w:rsidDel="001D23E7">
          <w:delText>&amp;</w:delText>
        </w:r>
      </w:del>
      <w:r w:rsidRPr="00364879">
        <w:t xml:space="preserve"> Molina (2015).</w:t>
      </w:r>
    </w:p>
  </w:footnote>
  <w:footnote w:id="6">
    <w:p w14:paraId="46203FAE" w14:textId="77777777" w:rsidR="0060608D" w:rsidRPr="00364879" w:rsidRDefault="00000000">
      <w:pPr>
        <w:pStyle w:val="Textonotapie"/>
      </w:pPr>
      <w:r w:rsidRPr="00364879">
        <w:rPr>
          <w:rStyle w:val="Refdenotaalpie"/>
        </w:rPr>
        <w:footnoteRef/>
      </w:r>
      <w:r w:rsidRPr="00364879">
        <w:t xml:space="preserve"> Valor monetario de la canasta alimentaria más el valor monetario de la canasta no alimentaria: 3296.92 y 4564.97 pesos mexicanos para los ámbitos rural y urbano.</w:t>
      </w:r>
    </w:p>
  </w:footnote>
  <w:footnote w:id="7">
    <w:p w14:paraId="5E37CEB3" w14:textId="77777777" w:rsidR="0060608D" w:rsidRPr="00364879" w:rsidRDefault="00000000">
      <w:pPr>
        <w:pStyle w:val="Textonotapie"/>
      </w:pPr>
      <w:r w:rsidRPr="00364879">
        <w:rPr>
          <w:rStyle w:val="Refdenotaalpie"/>
        </w:rPr>
        <w:footnoteRef/>
      </w:r>
      <w:r w:rsidRPr="00364879">
        <w:t xml:space="preserve"> Valor de la canasta alimentaria: 1800.55 y 2354.65 pesos mexicanos para los ámbitos rural y urbano.</w:t>
      </w:r>
    </w:p>
  </w:footnote>
  <w:footnote w:id="8">
    <w:p w14:paraId="1E0196BA" w14:textId="77777777" w:rsidR="0060608D" w:rsidRPr="00364879" w:rsidRDefault="00000000">
      <w:pPr>
        <w:pStyle w:val="Textonotapie"/>
      </w:pPr>
      <w:r w:rsidRPr="00364879">
        <w:rPr>
          <w:rStyle w:val="Refdenotaalpie"/>
        </w:rPr>
        <w:footnoteRef/>
      </w:r>
      <w:r w:rsidRPr="00364879">
        <w:t xml:space="preserve"> No obstante, no siempre es el caso, por ejemplo, con modelos conjugados o simples.</w:t>
      </w:r>
    </w:p>
  </w:footnote>
  <w:footnote w:id="9">
    <w:p w14:paraId="3E000E0D" w14:textId="2AC59A53" w:rsidR="0060608D" w:rsidRPr="00364879" w:rsidRDefault="00000000">
      <w:pPr>
        <w:pStyle w:val="Textonotapie"/>
      </w:pPr>
      <w:r w:rsidRPr="00364879">
        <w:rPr>
          <w:rStyle w:val="Refdenotaalpie"/>
        </w:rPr>
        <w:footnoteRef/>
      </w:r>
      <w:r w:rsidRPr="00364879">
        <w:t xml:space="preserve"> Para más información, consulte Berger </w:t>
      </w:r>
      <w:ins w:id="126" w:author="Paulino Perez Rodríguez" w:date="2026-01-30T15:59:00Z" w16du:dateUtc="2026-01-30T21:59:00Z">
        <w:r w:rsidR="00894C72">
          <w:t>y</w:t>
        </w:r>
      </w:ins>
      <w:del w:id="127" w:author="Paulino Perez Rodríguez" w:date="2026-01-30T15:59:00Z" w16du:dateUtc="2026-01-30T21:59:00Z">
        <w:r w:rsidRPr="00364879" w:rsidDel="00894C72">
          <w:delText>&amp;</w:delText>
        </w:r>
      </w:del>
      <w:r w:rsidRPr="00364879">
        <w:t xml:space="preserve"> Bernardo (1992).</w:t>
      </w:r>
    </w:p>
  </w:footnote>
  <w:footnote w:id="10">
    <w:p w14:paraId="2327D035" w14:textId="77777777" w:rsidR="0060608D" w:rsidRPr="00364879" w:rsidRDefault="00000000">
      <w:pPr>
        <w:pStyle w:val="Textonotapie"/>
      </w:pPr>
      <w:r w:rsidRPr="00364879">
        <w:rPr>
          <w:rStyle w:val="Refdenotaalpie"/>
        </w:rPr>
        <w:footnoteRef/>
      </w:r>
      <w:r w:rsidRPr="00364879">
        <w:t xml:space="preserve"> Pobreza a nivel municipal: </w:t>
      </w:r>
      <w:hyperlink r:id="rId1">
        <w:r w:rsidR="0060608D" w:rsidRPr="00364879">
          <w:rPr>
            <w:rStyle w:val="Hipervnculo"/>
          </w:rPr>
          <w:t>https://www.coneval.org.mx/Medicion/Paginas/Pobreza-municipio-2010-2020.aspx</w:t>
        </w:r>
      </w:hyperlink>
    </w:p>
  </w:footnote>
  <w:footnote w:id="11">
    <w:p w14:paraId="496B3FAB" w14:textId="1EC99B68" w:rsidR="0060608D" w:rsidRPr="00364879" w:rsidRDefault="00000000">
      <w:pPr>
        <w:pStyle w:val="Textonotapie"/>
      </w:pPr>
      <w:r w:rsidRPr="00364879">
        <w:rPr>
          <w:rStyle w:val="Refdenotaalpie"/>
        </w:rPr>
        <w:footnoteRef/>
      </w:r>
      <w:r w:rsidRPr="00364879">
        <w:t xml:space="preserve"> MMP estatal 2020 (</w:t>
      </w:r>
      <w:r w:rsidR="009543E5">
        <w:t>CONEVAL</w:t>
      </w:r>
      <w:r w:rsidRPr="00364879">
        <w:t xml:space="preserve">): </w:t>
      </w:r>
      <w:hyperlink r:id="rId2">
        <w:r w:rsidR="0060608D" w:rsidRPr="00364879">
          <w:rPr>
            <w:rStyle w:val="Hipervnculo"/>
          </w:rPr>
          <w:t>https://www.coneval.org.mx/Medicion/MP/Paginas/Pobreza_2022.aspx</w:t>
        </w:r>
      </w:hyperlink>
    </w:p>
  </w:footnote>
  <w:footnote w:id="12">
    <w:p w14:paraId="327668BA" w14:textId="77777777" w:rsidR="0060608D" w:rsidRPr="00364879" w:rsidRDefault="00000000">
      <w:pPr>
        <w:pStyle w:val="Textonotapie"/>
      </w:pPr>
      <w:r w:rsidRPr="00364879">
        <w:rPr>
          <w:rStyle w:val="Refdenotaalpie"/>
        </w:rPr>
        <w:footnoteRef/>
      </w:r>
      <w:r w:rsidRPr="00364879">
        <w:t xml:space="preserve"> MMP 2024 estatal (INEGI): </w:t>
      </w:r>
      <w:hyperlink r:id="rId3">
        <w:r w:rsidR="0060608D" w:rsidRPr="00364879">
          <w:rPr>
            <w:rStyle w:val="Hipervnculo"/>
          </w:rPr>
          <w:t>https://www.inegi.org.mx/desarrollosocial/pm/</w:t>
        </w:r>
      </w:hyperlink>
    </w:p>
  </w:footnote>
  <w:footnote w:id="13">
    <w:p w14:paraId="039C66BD" w14:textId="78A418D0" w:rsidR="0060608D" w:rsidRDefault="00000000">
      <w:pPr>
        <w:pStyle w:val="Textonotapie"/>
      </w:pPr>
      <w:r w:rsidRPr="00364879">
        <w:rPr>
          <w:rStyle w:val="Refdenotaalpie"/>
        </w:rPr>
        <w:footnoteRef/>
      </w:r>
      <w:r w:rsidRPr="00364879">
        <w:t xml:space="preserve"> HMC es un método de muestreo de la </w:t>
      </w:r>
      <w:r w:rsidRPr="00364879">
        <w:rPr>
          <w:u w:val="single"/>
        </w:rPr>
        <w:t>a posteriori</w:t>
      </w:r>
      <w:r w:rsidRPr="00364879">
        <w:t xml:space="preserve"> basado en </w:t>
      </w:r>
      <w:ins w:id="156" w:author="Paulino Perez Rodríguez" w:date="2026-01-30T16:19:00Z" w16du:dateUtc="2026-01-30T22:19:00Z">
        <w:r w:rsidR="00C11A57">
          <w:t xml:space="preserve">Cadenas de Markov Monte Carlo </w:t>
        </w:r>
      </w:ins>
      <w:del w:id="157" w:author="Paulino Perez Rodríguez" w:date="2026-01-30T16:19:00Z" w16du:dateUtc="2026-01-30T22:19:00Z">
        <w:r w:rsidRPr="00364879" w:rsidDel="00C11A57">
          <w:rPr>
            <w:u w:val="single"/>
          </w:rPr>
          <w:delText>Markov Chain Monte Carlo</w:delText>
        </w:r>
        <w:r w:rsidRPr="00364879" w:rsidDel="00C11A57">
          <w:delText xml:space="preserve"> </w:delText>
        </w:r>
      </w:del>
      <w:r w:rsidRPr="00364879">
        <w:t>(MCMC</w:t>
      </w:r>
      <w:ins w:id="158" w:author="Paulino Perez Rodríguez" w:date="2026-01-30T16:19:00Z" w16du:dateUtc="2026-01-30T22:19:00Z">
        <w:r w:rsidR="00C11A57">
          <w:t xml:space="preserve"> por sus siglas en inglés</w:t>
        </w:r>
      </w:ins>
      <w:r w:rsidRPr="00364879">
        <w:t xml:space="preserve">), la alternativa </w:t>
      </w:r>
      <w:r w:rsidR="00A95356">
        <w:t>b</w:t>
      </w:r>
      <w:r w:rsidRPr="00364879">
        <w:t>ayesiana usual.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AB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B681A4"/>
    <w:lvl w:ilvl="0">
      <w:start w:val="1"/>
      <w:numFmt w:val="bullet"/>
      <w:lvlText w:val=""/>
      <w:lvlJc w:val="left"/>
      <w:pPr>
        <w:ind w:left="720" w:hanging="360"/>
      </w:pPr>
      <w:rPr>
        <w:rFonts w:ascii="Symbol" w:hAnsi="Symbol" w:hint="default"/>
      </w:rPr>
    </w:lvl>
    <w:lvl w:ilvl="1">
      <w:start w:val="1"/>
      <w:numFmt w:val="upperRoman"/>
      <w:lvlText w:val="%2."/>
      <w:lvlJc w:val="right"/>
      <w:pPr>
        <w:ind w:left="1440" w:hanging="360"/>
      </w:pPr>
      <w:rPr>
        <w:rFonts w:ascii="Arial" w:eastAsiaTheme="minorEastAsia" w:hAnsi="Arial" w:cs="Arial"/>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9B84210"/>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74A415D4"/>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7728902">
    <w:abstractNumId w:val="0"/>
  </w:num>
  <w:num w:numId="2" w16cid:durableId="520436643">
    <w:abstractNumId w:val="1"/>
  </w:num>
  <w:num w:numId="3" w16cid:durableId="1740443336">
    <w:abstractNumId w:val="1"/>
  </w:num>
  <w:num w:numId="4" w16cid:durableId="2116627908">
    <w:abstractNumId w:val="1"/>
  </w:num>
  <w:num w:numId="5" w16cid:durableId="316960474">
    <w:abstractNumId w:val="1"/>
  </w:num>
  <w:num w:numId="6" w16cid:durableId="138618196">
    <w:abstractNumId w:val="1"/>
  </w:num>
  <w:num w:numId="7" w16cid:durableId="1431730485">
    <w:abstractNumId w:val="1"/>
  </w:num>
  <w:num w:numId="8" w16cid:durableId="349988679">
    <w:abstractNumId w:val="3"/>
  </w:num>
  <w:num w:numId="9" w16cid:durableId="1605822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ino Perez Rodríguez">
    <w15:presenceInfo w15:providerId="AD" w15:userId="S::perpdgo@colpos.mx::7a9fd85a-bf17-49cb-b731-210e26c9a253"/>
  </w15:person>
  <w15:person w15:author="Beatriz Juárez Piña">
    <w15:presenceInfo w15:providerId="AD" w15:userId="S::bjuarez@colmex.mx::20dde361-20a5-4bd7-93cd-9e593f393f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0608D"/>
    <w:rsid w:val="000039CB"/>
    <w:rsid w:val="00003C58"/>
    <w:rsid w:val="00007EFD"/>
    <w:rsid w:val="00026DE5"/>
    <w:rsid w:val="00037C3E"/>
    <w:rsid w:val="00042B6A"/>
    <w:rsid w:val="00044B6F"/>
    <w:rsid w:val="00060245"/>
    <w:rsid w:val="00082E07"/>
    <w:rsid w:val="00083D18"/>
    <w:rsid w:val="00085454"/>
    <w:rsid w:val="0008695E"/>
    <w:rsid w:val="00090716"/>
    <w:rsid w:val="00096016"/>
    <w:rsid w:val="000A78E4"/>
    <w:rsid w:val="000C352C"/>
    <w:rsid w:val="000C5722"/>
    <w:rsid w:val="000D431C"/>
    <w:rsid w:val="000E6A2A"/>
    <w:rsid w:val="000F12DE"/>
    <w:rsid w:val="00100DD4"/>
    <w:rsid w:val="00101018"/>
    <w:rsid w:val="0010398F"/>
    <w:rsid w:val="00137CF0"/>
    <w:rsid w:val="00145B40"/>
    <w:rsid w:val="00160D09"/>
    <w:rsid w:val="001655B1"/>
    <w:rsid w:val="00165AEC"/>
    <w:rsid w:val="00171410"/>
    <w:rsid w:val="001735FB"/>
    <w:rsid w:val="00190453"/>
    <w:rsid w:val="001A1891"/>
    <w:rsid w:val="001B18F1"/>
    <w:rsid w:val="001B794C"/>
    <w:rsid w:val="001C22F8"/>
    <w:rsid w:val="001C2998"/>
    <w:rsid w:val="001C522C"/>
    <w:rsid w:val="001D23E7"/>
    <w:rsid w:val="001E1AAA"/>
    <w:rsid w:val="001E40A6"/>
    <w:rsid w:val="001E50CB"/>
    <w:rsid w:val="001E7B88"/>
    <w:rsid w:val="001F0AFF"/>
    <w:rsid w:val="00207BAB"/>
    <w:rsid w:val="00221B5E"/>
    <w:rsid w:val="002232FF"/>
    <w:rsid w:val="002247AE"/>
    <w:rsid w:val="00224EF0"/>
    <w:rsid w:val="002310AB"/>
    <w:rsid w:val="00231CB8"/>
    <w:rsid w:val="00234907"/>
    <w:rsid w:val="002440D7"/>
    <w:rsid w:val="002629EA"/>
    <w:rsid w:val="00272F43"/>
    <w:rsid w:val="00273B26"/>
    <w:rsid w:val="00280EBF"/>
    <w:rsid w:val="00291478"/>
    <w:rsid w:val="00295D2D"/>
    <w:rsid w:val="002A4434"/>
    <w:rsid w:val="002A65F8"/>
    <w:rsid w:val="002B13C0"/>
    <w:rsid w:val="002C0AE8"/>
    <w:rsid w:val="002C1A22"/>
    <w:rsid w:val="002C44C4"/>
    <w:rsid w:val="002C4F6F"/>
    <w:rsid w:val="002E20F9"/>
    <w:rsid w:val="002E2381"/>
    <w:rsid w:val="002F4CE8"/>
    <w:rsid w:val="00316CB2"/>
    <w:rsid w:val="003203B8"/>
    <w:rsid w:val="003570AD"/>
    <w:rsid w:val="00364879"/>
    <w:rsid w:val="00364F18"/>
    <w:rsid w:val="00375F51"/>
    <w:rsid w:val="00382421"/>
    <w:rsid w:val="003869B0"/>
    <w:rsid w:val="003903CF"/>
    <w:rsid w:val="003A04AD"/>
    <w:rsid w:val="003A20FE"/>
    <w:rsid w:val="003A6832"/>
    <w:rsid w:val="003C36BB"/>
    <w:rsid w:val="003D2452"/>
    <w:rsid w:val="003D6872"/>
    <w:rsid w:val="003D7B85"/>
    <w:rsid w:val="003E0B1A"/>
    <w:rsid w:val="003E1767"/>
    <w:rsid w:val="003E390E"/>
    <w:rsid w:val="003E3F1A"/>
    <w:rsid w:val="003E54A8"/>
    <w:rsid w:val="003E62A4"/>
    <w:rsid w:val="003F73FE"/>
    <w:rsid w:val="004049CF"/>
    <w:rsid w:val="00404CEA"/>
    <w:rsid w:val="0041620B"/>
    <w:rsid w:val="00422E7E"/>
    <w:rsid w:val="00427F20"/>
    <w:rsid w:val="004330D0"/>
    <w:rsid w:val="00434632"/>
    <w:rsid w:val="004417FE"/>
    <w:rsid w:val="0044767F"/>
    <w:rsid w:val="004625D5"/>
    <w:rsid w:val="004822AF"/>
    <w:rsid w:val="00486CB9"/>
    <w:rsid w:val="004969E9"/>
    <w:rsid w:val="004B41B2"/>
    <w:rsid w:val="004D34F1"/>
    <w:rsid w:val="004E3FB3"/>
    <w:rsid w:val="004E407E"/>
    <w:rsid w:val="004F07B7"/>
    <w:rsid w:val="00500E88"/>
    <w:rsid w:val="0050102F"/>
    <w:rsid w:val="00504C04"/>
    <w:rsid w:val="005151E9"/>
    <w:rsid w:val="005168C7"/>
    <w:rsid w:val="00520AB5"/>
    <w:rsid w:val="00520BC5"/>
    <w:rsid w:val="005244F7"/>
    <w:rsid w:val="005306A8"/>
    <w:rsid w:val="0053624E"/>
    <w:rsid w:val="00550086"/>
    <w:rsid w:val="00562D4A"/>
    <w:rsid w:val="005C7209"/>
    <w:rsid w:val="005D74B3"/>
    <w:rsid w:val="005E3385"/>
    <w:rsid w:val="005E7820"/>
    <w:rsid w:val="0060608D"/>
    <w:rsid w:val="0064750D"/>
    <w:rsid w:val="00653E52"/>
    <w:rsid w:val="00654157"/>
    <w:rsid w:val="00654C2A"/>
    <w:rsid w:val="00664FCF"/>
    <w:rsid w:val="00677A98"/>
    <w:rsid w:val="00683D13"/>
    <w:rsid w:val="006869BA"/>
    <w:rsid w:val="00691B25"/>
    <w:rsid w:val="00696561"/>
    <w:rsid w:val="006A01D3"/>
    <w:rsid w:val="006A413C"/>
    <w:rsid w:val="006B7A71"/>
    <w:rsid w:val="006C2301"/>
    <w:rsid w:val="006D4047"/>
    <w:rsid w:val="00700CA0"/>
    <w:rsid w:val="00713FA2"/>
    <w:rsid w:val="00733EB7"/>
    <w:rsid w:val="00736473"/>
    <w:rsid w:val="007543B5"/>
    <w:rsid w:val="007561BC"/>
    <w:rsid w:val="0076415D"/>
    <w:rsid w:val="00782B06"/>
    <w:rsid w:val="007950E5"/>
    <w:rsid w:val="007A396C"/>
    <w:rsid w:val="007A7086"/>
    <w:rsid w:val="007B43FF"/>
    <w:rsid w:val="007B51A9"/>
    <w:rsid w:val="007C0642"/>
    <w:rsid w:val="007E727A"/>
    <w:rsid w:val="007E7C6B"/>
    <w:rsid w:val="007F3647"/>
    <w:rsid w:val="00832601"/>
    <w:rsid w:val="00833720"/>
    <w:rsid w:val="0084578A"/>
    <w:rsid w:val="00845A23"/>
    <w:rsid w:val="00872ED3"/>
    <w:rsid w:val="00873082"/>
    <w:rsid w:val="00875A86"/>
    <w:rsid w:val="00876F6E"/>
    <w:rsid w:val="0088097B"/>
    <w:rsid w:val="00890A14"/>
    <w:rsid w:val="00894C72"/>
    <w:rsid w:val="008A42D3"/>
    <w:rsid w:val="008E2831"/>
    <w:rsid w:val="008E47C3"/>
    <w:rsid w:val="008E6EF6"/>
    <w:rsid w:val="008F64CB"/>
    <w:rsid w:val="00911DC3"/>
    <w:rsid w:val="0092417D"/>
    <w:rsid w:val="0093480A"/>
    <w:rsid w:val="009445EB"/>
    <w:rsid w:val="0095030A"/>
    <w:rsid w:val="00954219"/>
    <w:rsid w:val="009543E5"/>
    <w:rsid w:val="00957ACA"/>
    <w:rsid w:val="009610C8"/>
    <w:rsid w:val="00961E8F"/>
    <w:rsid w:val="0096650F"/>
    <w:rsid w:val="0097460E"/>
    <w:rsid w:val="00977945"/>
    <w:rsid w:val="0098292B"/>
    <w:rsid w:val="00982A69"/>
    <w:rsid w:val="00982C8D"/>
    <w:rsid w:val="00986EAE"/>
    <w:rsid w:val="00992E47"/>
    <w:rsid w:val="009A1D33"/>
    <w:rsid w:val="009C424E"/>
    <w:rsid w:val="009D28CB"/>
    <w:rsid w:val="009D5B19"/>
    <w:rsid w:val="009D79AF"/>
    <w:rsid w:val="009E4A11"/>
    <w:rsid w:val="00A14A3E"/>
    <w:rsid w:val="00A17032"/>
    <w:rsid w:val="00A25511"/>
    <w:rsid w:val="00A30EE0"/>
    <w:rsid w:val="00A356C4"/>
    <w:rsid w:val="00A4284B"/>
    <w:rsid w:val="00A551E7"/>
    <w:rsid w:val="00A656A8"/>
    <w:rsid w:val="00A66BBE"/>
    <w:rsid w:val="00A66D3B"/>
    <w:rsid w:val="00A7228C"/>
    <w:rsid w:val="00A7557F"/>
    <w:rsid w:val="00A76161"/>
    <w:rsid w:val="00A80E28"/>
    <w:rsid w:val="00A8222F"/>
    <w:rsid w:val="00A95356"/>
    <w:rsid w:val="00A9708B"/>
    <w:rsid w:val="00AA04EF"/>
    <w:rsid w:val="00AA172D"/>
    <w:rsid w:val="00AA7156"/>
    <w:rsid w:val="00AC7B0F"/>
    <w:rsid w:val="00AD16E1"/>
    <w:rsid w:val="00AD17A6"/>
    <w:rsid w:val="00AD65FD"/>
    <w:rsid w:val="00AE5B8C"/>
    <w:rsid w:val="00AF14BE"/>
    <w:rsid w:val="00AF7A32"/>
    <w:rsid w:val="00B118CC"/>
    <w:rsid w:val="00B14D66"/>
    <w:rsid w:val="00B17A4E"/>
    <w:rsid w:val="00B47B64"/>
    <w:rsid w:val="00B514CA"/>
    <w:rsid w:val="00B5353F"/>
    <w:rsid w:val="00B73E42"/>
    <w:rsid w:val="00B74932"/>
    <w:rsid w:val="00B95E8F"/>
    <w:rsid w:val="00BA0F1E"/>
    <w:rsid w:val="00BA1239"/>
    <w:rsid w:val="00BB049E"/>
    <w:rsid w:val="00BB10FE"/>
    <w:rsid w:val="00BC1B60"/>
    <w:rsid w:val="00BC389B"/>
    <w:rsid w:val="00BC4AD7"/>
    <w:rsid w:val="00BD0DA4"/>
    <w:rsid w:val="00BD60D4"/>
    <w:rsid w:val="00BD70A4"/>
    <w:rsid w:val="00BE5472"/>
    <w:rsid w:val="00C10CCC"/>
    <w:rsid w:val="00C10CDA"/>
    <w:rsid w:val="00C11A57"/>
    <w:rsid w:val="00C2248D"/>
    <w:rsid w:val="00C41C0A"/>
    <w:rsid w:val="00C53D5F"/>
    <w:rsid w:val="00C647D9"/>
    <w:rsid w:val="00C6637E"/>
    <w:rsid w:val="00C77D12"/>
    <w:rsid w:val="00C8295E"/>
    <w:rsid w:val="00C85352"/>
    <w:rsid w:val="00C8578D"/>
    <w:rsid w:val="00C979C8"/>
    <w:rsid w:val="00CB7404"/>
    <w:rsid w:val="00CC0ECF"/>
    <w:rsid w:val="00CC46C2"/>
    <w:rsid w:val="00CC6E9F"/>
    <w:rsid w:val="00CD0B5A"/>
    <w:rsid w:val="00CE712C"/>
    <w:rsid w:val="00CF1772"/>
    <w:rsid w:val="00CF7957"/>
    <w:rsid w:val="00D022D0"/>
    <w:rsid w:val="00D1373B"/>
    <w:rsid w:val="00D13D9F"/>
    <w:rsid w:val="00D150EB"/>
    <w:rsid w:val="00D222D6"/>
    <w:rsid w:val="00D26244"/>
    <w:rsid w:val="00D26497"/>
    <w:rsid w:val="00D30020"/>
    <w:rsid w:val="00D3136F"/>
    <w:rsid w:val="00D43E7C"/>
    <w:rsid w:val="00D65D4B"/>
    <w:rsid w:val="00D7047F"/>
    <w:rsid w:val="00D70ACB"/>
    <w:rsid w:val="00D814EF"/>
    <w:rsid w:val="00D97ADB"/>
    <w:rsid w:val="00DC57A2"/>
    <w:rsid w:val="00DC7846"/>
    <w:rsid w:val="00DE560D"/>
    <w:rsid w:val="00DE705A"/>
    <w:rsid w:val="00DF51A9"/>
    <w:rsid w:val="00E247A8"/>
    <w:rsid w:val="00E30AFC"/>
    <w:rsid w:val="00E345CF"/>
    <w:rsid w:val="00E4328A"/>
    <w:rsid w:val="00E51F0C"/>
    <w:rsid w:val="00E52289"/>
    <w:rsid w:val="00E54E27"/>
    <w:rsid w:val="00E61A3C"/>
    <w:rsid w:val="00E82F4B"/>
    <w:rsid w:val="00E935B9"/>
    <w:rsid w:val="00EA5E66"/>
    <w:rsid w:val="00EB1079"/>
    <w:rsid w:val="00EB5015"/>
    <w:rsid w:val="00EB52AC"/>
    <w:rsid w:val="00ED5E85"/>
    <w:rsid w:val="00EF2E48"/>
    <w:rsid w:val="00EF78E6"/>
    <w:rsid w:val="00F13952"/>
    <w:rsid w:val="00F21D28"/>
    <w:rsid w:val="00F23387"/>
    <w:rsid w:val="00F3745F"/>
    <w:rsid w:val="00F37A0A"/>
    <w:rsid w:val="00F508D3"/>
    <w:rsid w:val="00F5712F"/>
    <w:rsid w:val="00F62AC9"/>
    <w:rsid w:val="00F657CF"/>
    <w:rsid w:val="00F71FF9"/>
    <w:rsid w:val="00FA0657"/>
    <w:rsid w:val="00FA2FD1"/>
    <w:rsid w:val="00FB51B0"/>
    <w:rsid w:val="00FB55AF"/>
    <w:rsid w:val="00FC2D4D"/>
    <w:rsid w:val="00FF269C"/>
    <w:rsid w:val="00FF2AB7"/>
    <w:rsid w:val="00FF5E55"/>
    <w:rsid w:val="00FF6EAA"/>
    <w:rsid w:val="00FF7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4278"/>
  <w15:docId w15:val="{91699806-0596-4A41-8BD1-644938EA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EB5015"/>
    <w:rPr>
      <w:color w:val="605E5C"/>
      <w:shd w:val="clear" w:color="auto" w:fill="E1DFDD"/>
    </w:rPr>
  </w:style>
  <w:style w:type="character" w:styleId="Textodelmarcadordeposicin">
    <w:name w:val="Placeholder Text"/>
    <w:basedOn w:val="Fuentedeprrafopredeter"/>
    <w:uiPriority w:val="99"/>
    <w:rsid w:val="002F4CE8"/>
    <w:rPr>
      <w:color w:val="666666"/>
    </w:rPr>
  </w:style>
  <w:style w:type="character" w:styleId="Hipervnculovisitado">
    <w:name w:val="FollowedHyperlink"/>
    <w:basedOn w:val="Fuentedeprrafopredeter"/>
    <w:rsid w:val="004D34F1"/>
    <w:rPr>
      <w:color w:val="96607D" w:themeColor="followedHyperlink"/>
      <w:u w:val="single"/>
    </w:rPr>
  </w:style>
  <w:style w:type="paragraph" w:styleId="Prrafodelista">
    <w:name w:val="List Paragraph"/>
    <w:basedOn w:val="Normal"/>
    <w:rsid w:val="00A4284B"/>
    <w:pPr>
      <w:ind w:left="720"/>
      <w:contextualSpacing/>
    </w:pPr>
  </w:style>
  <w:style w:type="paragraph" w:styleId="Revisin">
    <w:name w:val="Revision"/>
    <w:hidden/>
    <w:rsid w:val="00A30EE0"/>
    <w:pPr>
      <w:spacing w:after="0"/>
    </w:pPr>
    <w:rPr>
      <w:lang w:val="es-MX"/>
    </w:rPr>
  </w:style>
  <w:style w:type="character" w:styleId="Refdecomentario">
    <w:name w:val="annotation reference"/>
    <w:basedOn w:val="Fuentedeprrafopredeter"/>
    <w:rsid w:val="0053624E"/>
    <w:rPr>
      <w:sz w:val="16"/>
      <w:szCs w:val="16"/>
    </w:rPr>
  </w:style>
  <w:style w:type="paragraph" w:styleId="Textocomentario">
    <w:name w:val="annotation text"/>
    <w:basedOn w:val="Normal"/>
    <w:link w:val="TextocomentarioCar"/>
    <w:rsid w:val="0053624E"/>
    <w:rPr>
      <w:sz w:val="20"/>
      <w:szCs w:val="20"/>
    </w:rPr>
  </w:style>
  <w:style w:type="character" w:customStyle="1" w:styleId="TextocomentarioCar">
    <w:name w:val="Texto comentario Car"/>
    <w:basedOn w:val="Fuentedeprrafopredeter"/>
    <w:link w:val="Textocomentario"/>
    <w:rsid w:val="0053624E"/>
    <w:rPr>
      <w:sz w:val="20"/>
      <w:szCs w:val="20"/>
      <w:lang w:val="es-MX"/>
    </w:rPr>
  </w:style>
  <w:style w:type="paragraph" w:styleId="Asuntodelcomentario">
    <w:name w:val="annotation subject"/>
    <w:basedOn w:val="Textocomentario"/>
    <w:next w:val="Textocomentario"/>
    <w:link w:val="AsuntodelcomentarioCar"/>
    <w:rsid w:val="0053624E"/>
    <w:rPr>
      <w:b/>
      <w:bCs/>
    </w:rPr>
  </w:style>
  <w:style w:type="character" w:customStyle="1" w:styleId="AsuntodelcomentarioCar">
    <w:name w:val="Asunto del comentario Car"/>
    <w:basedOn w:val="TextocomentarioCar"/>
    <w:link w:val="Asuntodelcomentario"/>
    <w:rsid w:val="0053624E"/>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iop@colpos.mx" TargetMode="Externa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www.inegi.org.mx/contenidos/saladeprensa/boletines/2025/pm/pm2025_RR_08.pdf"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mailto:ortiz.saul@colpos.mx" TargetMode="Externa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doi.org/10.1093/oso/9780198522669.003.0003"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github.com/Demian-33/Articulo_log_ictpc_cdm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economia.unam.mx/assets/pdfs/econinfo/420/05MetodologiaAF.pdf" TargetMode="External"/><Relationship Id="rId10" Type="http://schemas.openxmlformats.org/officeDocument/2006/relationships/hyperlink" Target="mailto:bjuarez@colmex.mx" TargetMode="Externa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perpdgo@colpos.mx" TargetMode="Externa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yperlink" Target="https://doi.org/10.24201/ee.v27i2.90"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inegi.org.mx/desarrollosocial/pm/" TargetMode="External"/><Relationship Id="rId2" Type="http://schemas.openxmlformats.org/officeDocument/2006/relationships/hyperlink" Target="https://www.coneval.org.mx/Medicion/MP/Paginas/Pobreza_2022.aspx" TargetMode="External"/><Relationship Id="rId1" Type="http://schemas.openxmlformats.org/officeDocument/2006/relationships/hyperlink" Target="https://www.coneval.org.mx/Medicion/Paginas/Pobreza-municipio-2010-20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26</Pages>
  <Words>8830</Words>
  <Characters>48570</Characters>
  <Application>Microsoft Office Word</Application>
  <DocSecurity>0</DocSecurity>
  <Lines>404</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Análisis del ingreso corriente total per cápita en los hogares de la Ciudad de México mediante un modelo de regresión Bayesiana en áreas pequeñas. </vt:lpstr>
      <vt:lpstr> Análisis del ingreso corriente total per cápita en los hogares de la Ciudad de México mediante un modelo de regresión Bayesiana en áreas pequeñas. </vt:lpstr>
    </vt:vector>
  </TitlesOfParts>
  <Company/>
  <LinksUpToDate>false</LinksUpToDate>
  <CharactersWithSpaces>57286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Análisis del ingreso corriente total per cápita en los hogares de la Ciudad de México mediante un modelo de regresión Bayesiana en áreas pequeñas. </dc:title>
  <dc:creator>Saul Arturo Ortiz Muñoz Sergio Pérez Elizalde Jesús Emanuel Paredes Romero Beatriz Juárez Piña</dc:creator>
  <cp:keywords/>
  <cp:lastModifiedBy>Beatriz Juárez Piña</cp:lastModifiedBy>
  <cp:revision>283</cp:revision>
  <cp:lastPrinted>2026-02-03T17:13:00Z</cp:lastPrinted>
  <dcterms:created xsi:type="dcterms:W3CDTF">2026-01-16T01:14:00Z</dcterms:created>
  <dcterms:modified xsi:type="dcterms:W3CDTF">2026-02-04T07:36:00Z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referencias-short.bib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apa.csl</vt:lpwstr>
  </property>
  <property fmtid="{D5CDD505-2E9C-101B-9397-08002B2CF9AE}" pid="15" name="date">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